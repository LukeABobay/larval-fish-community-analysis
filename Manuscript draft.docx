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EC3FF" w14:textId="1BC63889" w:rsidR="008D5367" w:rsidRPr="0014295B" w:rsidRDefault="00633FF4" w:rsidP="00241E61">
      <w:pPr>
        <w:pStyle w:val="Title"/>
      </w:pPr>
      <w:r w:rsidRPr="0014295B">
        <w:t>Environmental and spatiotemporal influences on winter ichthyoplankton assemblages of the northern California Current</w:t>
      </w:r>
      <w:r w:rsidR="0015125F">
        <w:t xml:space="preserve"> ecosystem</w:t>
      </w:r>
    </w:p>
    <w:p w14:paraId="434A5D01" w14:textId="2443AA2B" w:rsidR="003600B0" w:rsidRPr="00376CC5" w:rsidRDefault="003600B0" w:rsidP="00241E61">
      <w:pPr>
        <w:pStyle w:val="AuthorList"/>
      </w:pPr>
      <w:r>
        <w:t>Luke A. Bobay</w:t>
      </w:r>
      <w:r w:rsidRPr="00A545C6">
        <w:rPr>
          <w:vertAlign w:val="superscript"/>
        </w:rPr>
        <w:t>1</w:t>
      </w:r>
      <w:r>
        <w:rPr>
          <w:vertAlign w:val="superscript"/>
        </w:rPr>
        <w:t>,2</w:t>
      </w:r>
      <w:r w:rsidR="00B40B38">
        <w:rPr>
          <w:vertAlign w:val="superscript"/>
        </w:rPr>
        <w:t>^</w:t>
      </w:r>
      <w:r>
        <w:rPr>
          <w:vertAlign w:val="superscript"/>
        </w:rPr>
        <w:t>*</w:t>
      </w:r>
      <w:r w:rsidRPr="00376CC5">
        <w:t xml:space="preserve">, </w:t>
      </w:r>
      <w:r>
        <w:t>William R. McCloskey</w:t>
      </w:r>
      <w:r>
        <w:rPr>
          <w:vertAlign w:val="superscript"/>
        </w:rPr>
        <w:t>1</w:t>
      </w:r>
      <w:commentRangeStart w:id="0"/>
      <w:r w:rsidR="00B40B38">
        <w:rPr>
          <w:vertAlign w:val="superscript"/>
        </w:rPr>
        <w:t>^</w:t>
      </w:r>
      <w:commentRangeEnd w:id="0"/>
      <w:r w:rsidR="00DF4B39" w:rsidRPr="00376CC5">
        <w:rPr>
          <w:rStyle w:val="CommentReference"/>
          <w:sz w:val="24"/>
          <w:szCs w:val="24"/>
        </w:rPr>
        <w:commentReference w:id="0"/>
      </w:r>
      <w:r w:rsidRPr="00376CC5">
        <w:t xml:space="preserve">, </w:t>
      </w:r>
      <w:r>
        <w:t>Nicholas F. Howard</w:t>
      </w:r>
      <w:r w:rsidRPr="00A545C6">
        <w:rPr>
          <w:vertAlign w:val="superscript"/>
        </w:rPr>
        <w:t>2</w:t>
      </w:r>
      <w:r>
        <w:t>, Robert K. Cowen</w:t>
      </w:r>
      <w:r>
        <w:rPr>
          <w:vertAlign w:val="superscript"/>
        </w:rPr>
        <w:t>2</w:t>
      </w:r>
      <w:r>
        <w:t xml:space="preserve"> and</w:t>
      </w:r>
      <w:r w:rsidRPr="00376CC5">
        <w:t xml:space="preserve"> </w:t>
      </w:r>
      <w:r>
        <w:t>Su Sponaugle</w:t>
      </w:r>
      <w:r>
        <w:rPr>
          <w:vertAlign w:val="superscript"/>
        </w:rPr>
        <w:t>1,2</w:t>
      </w:r>
    </w:p>
    <w:p w14:paraId="16DEDA10" w14:textId="77777777" w:rsidR="003600B0" w:rsidRPr="00376CC5" w:rsidRDefault="003600B0" w:rsidP="00241E61">
      <w:pPr>
        <w:rPr>
          <w:b/>
        </w:rPr>
      </w:pPr>
      <w:r w:rsidRPr="00376CC5">
        <w:rPr>
          <w:vertAlign w:val="superscript"/>
        </w:rPr>
        <w:t>1</w:t>
      </w:r>
      <w:r>
        <w:t>Department of Integrative Biology, Oregon State University, Corvallis, OR, USA</w:t>
      </w:r>
    </w:p>
    <w:p w14:paraId="65538BC5" w14:textId="7DD47648" w:rsidR="00A5340A" w:rsidRPr="00A5340A" w:rsidRDefault="003600B0" w:rsidP="00241E61">
      <w:r w:rsidRPr="00376CC5">
        <w:rPr>
          <w:vertAlign w:val="superscript"/>
        </w:rPr>
        <w:t>2</w:t>
      </w:r>
      <w:r>
        <w:t>Hatfield Marine Science Center, Newport, OR, USA</w:t>
      </w:r>
    </w:p>
    <w:p w14:paraId="0ECCFB41" w14:textId="5C3C56F4" w:rsidR="00B40B38" w:rsidRPr="00166DF3" w:rsidRDefault="00B40B38" w:rsidP="00241E61">
      <w:r w:rsidRPr="00166DF3">
        <w:t>^</w:t>
      </w:r>
      <w:r w:rsidR="00920410" w:rsidRPr="00166DF3">
        <w:t xml:space="preserve"> </w:t>
      </w:r>
      <w:r w:rsidRPr="00166DF3">
        <w:t>First author</w:t>
      </w:r>
    </w:p>
    <w:p w14:paraId="05A94EE6" w14:textId="3FB5315E" w:rsidR="00E168AC" w:rsidRPr="003511BE" w:rsidRDefault="003600B0" w:rsidP="00241E61">
      <w:r w:rsidRPr="00920410">
        <w:rPr>
          <w:b/>
        </w:rPr>
        <w:t>*</w:t>
      </w:r>
      <w:r w:rsidR="00920410">
        <w:rPr>
          <w:bCs/>
        </w:rPr>
        <w:t xml:space="preserve"> </w:t>
      </w:r>
      <w:r w:rsidRPr="00920410">
        <w:rPr>
          <w:b/>
        </w:rPr>
        <w:t>Correspondence:</w:t>
      </w:r>
      <w:r w:rsidRPr="00376CC5">
        <w:rPr>
          <w:b/>
        </w:rPr>
        <w:t xml:space="preserve"> </w:t>
      </w:r>
      <w:r>
        <w:t>Luke A. Bobay</w:t>
      </w:r>
      <w:r w:rsidR="003511BE">
        <w:t xml:space="preserve">; </w:t>
      </w:r>
      <w:r>
        <w:t>bobayl@oregonstate.edu</w:t>
      </w:r>
    </w:p>
    <w:p w14:paraId="1F469DE3" w14:textId="3DD317F6" w:rsidR="00CB0420" w:rsidRPr="00CB0420" w:rsidRDefault="00434324" w:rsidP="00241E61">
      <w:pPr>
        <w:pStyle w:val="AuthorList"/>
      </w:pPr>
      <w:r w:rsidRPr="003600B0">
        <w:t xml:space="preserve">KEYWORDS: </w:t>
      </w:r>
      <w:r w:rsidR="00633FF4">
        <w:t xml:space="preserve">Ichthyoplankton, </w:t>
      </w:r>
      <w:r w:rsidR="00F66332">
        <w:t>fish larvae, assemblages, multivariate analyses, North Pacific Ocean, diel vertical migration</w:t>
      </w:r>
    </w:p>
    <w:p w14:paraId="634DBDD8" w14:textId="09352E4A" w:rsidR="009A6271" w:rsidRDefault="00434324" w:rsidP="00241E61">
      <w:pPr>
        <w:pStyle w:val="AuthorList"/>
      </w:pPr>
      <w:commentRangeStart w:id="1"/>
      <w:commentRangeStart w:id="2"/>
      <w:r>
        <w:t>ABSTRACT</w:t>
      </w:r>
      <w:commentRangeEnd w:id="1"/>
      <w:r w:rsidR="00DF4B39">
        <w:rPr>
          <w:rStyle w:val="CommentReference"/>
          <w:sz w:val="24"/>
          <w:szCs w:val="24"/>
        </w:rPr>
        <w:commentReference w:id="1"/>
      </w:r>
      <w:commentRangeEnd w:id="2"/>
      <w:r w:rsidR="00F66332">
        <w:rPr>
          <w:rStyle w:val="CommentReference"/>
          <w:sz w:val="24"/>
          <w:szCs w:val="24"/>
        </w:rPr>
        <w:commentReference w:id="2"/>
      </w:r>
    </w:p>
    <w:p w14:paraId="53CB6CB3" w14:textId="3CBE9E9D" w:rsidR="00461FBA" w:rsidRPr="00EA4AC4" w:rsidRDefault="0070270B" w:rsidP="00241E61">
      <w:r w:rsidRPr="00EA4AC4">
        <w:t xml:space="preserve">Winter ichthyoplankton abundance in the northern California Current is a strong predictor of annual recruitment of important fisheries species such as salmon, as juvenile salmon diet at ocean entry is dominated by winter-spawned early juvenile fishes. Yet little is known about the influences of spatiotemporal and environmental factors on the composition of these ichthyoplankton assemblages. To characterize winter ichthyoplankton assemblages and identify the factors that influence their composition, we collected depth-discrete ichthyoplankton samples from across the northern California Current ecosystem (41–47°N) on four two-week research cruises during winter 2018–2023. Temperature, salinity, dissolved oxygen concentration (DO), and fluorescence were measured simultaneously with the ichthyoplankton. Ichthyoplankton were visually identified to the lowest possible taxonomic resolution, and dominant ichthyoplankton assemblages were identified using hierarchical clustering analysis and non-metric multidimensional scaling ordination. Distance-based redundancy analysis was used to estimate the effects of longitude, latitude, year, time of day, sampling depth, seafloor depth, temperature, salinity, DO, and fluorescence on assemblage composition. Finally, generalized linear regression was used to quantify diel differences in the vertical distributions of ichthyoplankton taxa. Dominant ichthyoplankton assemblages included those characterized primarily by </w:t>
      </w:r>
      <w:r w:rsidRPr="0089170B">
        <w:rPr>
          <w:i/>
          <w:iCs/>
        </w:rPr>
        <w:t>Sebastes</w:t>
      </w:r>
      <w:r w:rsidRPr="00EA4AC4">
        <w:t xml:space="preserve"> spp., </w:t>
      </w:r>
      <w:r w:rsidRPr="0089170B">
        <w:rPr>
          <w:i/>
          <w:iCs/>
        </w:rPr>
        <w:t>Parophrys vetulus</w:t>
      </w:r>
      <w:r w:rsidRPr="00EA4AC4">
        <w:t>, mesopelagics, and Osmeridae. Spatiotemporal and environmental conditions accounted for a significant amount of variation in ichthyoplankton assemblage composition. Vertical distributions of several taxa differed significantly between night and day. Understanding these spatiotemporal and environmental influences on winter ichthyoplankton assemblages will help explain variation and potentially predict the abundance of winter-spawning fishes and subsequent recruitment of fisheries species that prey on them.</w:t>
      </w:r>
      <w:r w:rsidR="00461FBA" w:rsidRPr="00EA4AC4">
        <w:br w:type="page"/>
      </w:r>
    </w:p>
    <w:p w14:paraId="5D485085" w14:textId="5221DBD6" w:rsidR="00166DF3" w:rsidRPr="00525C19" w:rsidRDefault="00525C19" w:rsidP="00241E61">
      <w:pPr>
        <w:pStyle w:val="Heading1"/>
      </w:pPr>
      <w:r w:rsidRPr="00525C19">
        <w:lastRenderedPageBreak/>
        <w:t>1</w:t>
      </w:r>
      <w:r w:rsidRPr="00525C19">
        <w:tab/>
      </w:r>
      <w:r w:rsidR="00434324" w:rsidRPr="00525C19">
        <w:t>INTRODUCTION</w:t>
      </w:r>
    </w:p>
    <w:p w14:paraId="297A64B0" w14:textId="35B7DB88" w:rsidR="00EA4AC4" w:rsidRPr="00DF4B39" w:rsidRDefault="008A2030" w:rsidP="00241E61">
      <w:r w:rsidRPr="00DF4B39">
        <w:t>The northern California Current</w:t>
      </w:r>
      <w:r w:rsidR="00CC6883">
        <w:t xml:space="preserve"> ecosystem</w:t>
      </w:r>
      <w:r w:rsidRPr="00DF4B39">
        <w:t xml:space="preserve"> (NCC) is a dynamic eastern boundary current system that supports </w:t>
      </w:r>
      <w:r w:rsidR="00D82DA2">
        <w:t>numerous ecologically and commercially</w:t>
      </w:r>
      <w:r w:rsidRPr="00DF4B39">
        <w:t xml:space="preserve"> important fish populations whose early life stages are tightly coupled to seasonal oceanographic processes</w:t>
      </w:r>
      <w:r w:rsidR="00943701">
        <w:t xml:space="preserve"> </w:t>
      </w:r>
      <w:r w:rsidR="00943701">
        <w:fldChar w:fldCharType="begin"/>
      </w:r>
      <w:r w:rsidR="00D82DA2">
        <w:instrText xml:space="preserve"> ADDIN ZOTERO_ITEM CSL_CITATION {"citationID":"ZqJfcxws","properties":{"unsorted":false,"formattedCitation":"(Auth and Brodeur, 2013)","plainCitation":"(Auth and Brodeur, 2013)","noteIndex":0},"citationItems":[{"id":12,"uris":["http://zotero.org/groups/6650714/items/WBBNGSSI"],"itemData":{"id":12,"type":"article-journal","abstract":"We review the scientific literature based on ichthyoplankton research conducted in the northern California Current (NCC) north of Cape Mendocino, California to northern Washington. A total of 69 papers have been written on ichthyoplankton research in the NCC region from 1940 to 2012, with several more currently in the process of publication.Although there were some extended California Cooperative Fisheries Investigation (CalCOFI) cruises in the 1950s conducted as far north as northern California, the first dedicated larval fish survey in this region was made by Ken Waldron of the Bureau of Commercial Fisheries in 1967. Extensive cruises were conducted starting in 1969 and continuing through the 1970s by William Pearcy at Oregon State University (OSU) and the ichthyoplankton were analyzed by Sally Richardson and her colleagues. Much new information on larval taxonomy, spatial and temporal distributions, and relationships to environmental conditions was generated as part of these studies. Nearshore studies continued in the early 1980s by OSU focusing on the recruitment and connections of mainly flatfish species to the local estuaries. At the same time, there were a series of eight joint U.S.-Soviet large-scale cruises covering the entire region organized by Art Kendall of NMFS, with the data analyzed primarily by Miriam Doyle. After a hiatus in the early to mid-1990s, sampling began anew by NMFS and OSU focusing initially off the central Oregon coast, but by the mid-2000s was expanded over a broader area of the NCC over multiple years and seasons to provide information to managers on the outlook for future recruitment. We discuss current gaps in our knowledge, and give examples of applications of ichthyoplankton data to fisheries management and to improving our understanding of ecosystem processes and their relationships to environmental variability.","container-title":"California Cooperative Oceanic Fisheries Investigations Reports","language":"en","title":"An overview of ichthyoplankton research in the northern California Current region: contributions to ecosystem assessments and management","volume":"54","author":[{"family":"Auth","given":"Toby D."},{"family":"Brodeur","given":"Richard D."}],"issued":{"date-parts":[["2013"]]}}}],"schema":"https://github.com/citation-style-language/schema/raw/master/csl-citation.json"} </w:instrText>
      </w:r>
      <w:r w:rsidR="00943701">
        <w:fldChar w:fldCharType="separate"/>
      </w:r>
      <w:r w:rsidR="00D82DA2" w:rsidRPr="00D82DA2">
        <w:t>(Auth and Brodeur, 2013)</w:t>
      </w:r>
      <w:r w:rsidR="00943701">
        <w:fldChar w:fldCharType="end"/>
      </w:r>
      <w:r w:rsidRPr="00DF4B39">
        <w:t>. For many of these species</w:t>
      </w:r>
      <w:r w:rsidR="00EA4AC4" w:rsidRPr="00DF4B39">
        <w:t>, peak spawning occurs in winter during which offshore transport is minimal</w:t>
      </w:r>
      <w:r w:rsidR="00943701">
        <w:t xml:space="preserve"> </w:t>
      </w:r>
      <w:r w:rsidR="00943701">
        <w:fldChar w:fldCharType="begin"/>
      </w:r>
      <w:r w:rsidR="00943701">
        <w:instrText xml:space="preserve"> ADDIN ZOTERO_ITEM CSL_CITATION {"citationID":"XjNhCf2Z","properties":{"unsorted":false,"formattedCitation":"(Doyle, 1992; Brodeur et al., 2008)","plainCitation":"(Doyle, 1992; Brodeur et al., 2008)","noteIndex":0},"citationItems":[{"id":9,"uris":["http://zotero.org/groups/6650714/items/YJUISQ2C"],"itemData":{"id":9,"type":"webpage","abstract":"This study discusses the early life history of fish in coastal waters of the northeast Pacific Ocean. It is based on plankton and hydrographic data collected off Washingrton, Oregon, and northern California during the 1980s. Ten research cruises were conducted during this period with cooperative ventures by the U.S. Northwest and Alaska Fisheries Center (NWAFC), now the AIaska Fisheries Science Center, in Seattle, and the Soviet Pacific Research Institute (TINRO) in Vladivostok. The objectives of this study were (1) to docunent patterns in occurrence, distribution and abundance of ichthyoplankton species in the neuston and water column of the sanpling area, (2) to identify and describe the occurrence and distribution of nultispecies assemblages of ichthyoplankton in this region, and (3) to relate spatial and temporal patterns in the ichthyoplankton to the oceanogrraphy of the sampling area. These were the first large-scale ichthyoplankton surveys to be conducted in this region.","language":"en","title":"Patterns in distribution and abundance of ichthyoplankton off Washington, Oregon, and Northern California (1980 to 1987)","URL":"https://repository.library.noaa.gov","author":[{"family":"Doyle","given":"Miriam J."}],"accessed":{"date-parts":[["2026",8,27]]},"issued":{"date-parts":[["1992"]]}}},{"id":3,"uris":["http://zotero.org/groups/6650714/items/DCPNUMPL"],"itemData":{"id":3,"type":"article-journal","abstract":"We examined ichthyoplankton sampled from 2 stations, 9 and 18 km offshore of Newport, Oregon, USA, over a decade of cruises every 2 wk from 1996 to 2005. The 10 most dominant taxa comprised...","container-title":"Marine Ecology Progress Series","DOI":"10.3354/meps07539","ISSN":"1616-1599, 0171-8630","language":"en-US","page":"187-202","source":"www.int-res.com","title":"Abundance and diversity of coastal fish larvae as indicators of recent changes in ocean and climate conditions in the Oregon upwelling zone","volume":"366","author":[{"family":"Brodeur","given":"Richard D."},{"family":"Peterson","given":"William T."},{"family":"Auth","given":"Toby D."},{"family":"Soulen","given":"Heather L."},{"family":"Parnel","given":"Maria M."},{"family":"Emerson","given":"Ashley A."}],"issued":{"date-parts":[["2008",8,29]]}}}],"schema":"https://github.com/citation-style-language/schema/raw/master/csl-citation.json"} </w:instrText>
      </w:r>
      <w:r w:rsidR="00943701">
        <w:fldChar w:fldCharType="separate"/>
      </w:r>
      <w:r w:rsidR="00943701" w:rsidRPr="00943701">
        <w:t>(Doyle, 1992; Brodeur et al., 2008)</w:t>
      </w:r>
      <w:r w:rsidR="00943701">
        <w:fldChar w:fldCharType="end"/>
      </w:r>
      <w:r w:rsidR="00EA4AC4" w:rsidRPr="00DF4B39">
        <w:t>.</w:t>
      </w:r>
      <w:r w:rsidR="00073331">
        <w:t xml:space="preserve"> </w:t>
      </w:r>
      <w:r w:rsidR="00F55037">
        <w:t>In addition to replenishing adult populations</w:t>
      </w:r>
      <w:r w:rsidR="00073331">
        <w:t>,</w:t>
      </w:r>
      <w:r w:rsidR="00F55037">
        <w:t xml:space="preserve"> winter ichthyoplankton are particularly important prey for other taxa. </w:t>
      </w:r>
      <w:r w:rsidR="00C660BE">
        <w:t xml:space="preserve">The winter-spawned young of certain coastal fishes are important prey of juvenile salmon upon ocean entry, and winter ichthyoplankton biomass is positively related to salmon marine survival </w:t>
      </w:r>
      <w:r w:rsidR="00C660BE">
        <w:fldChar w:fldCharType="begin"/>
      </w:r>
      <w:r w:rsidR="00C660BE">
        <w:instrText xml:space="preserve"> ADDIN ZOTERO_ITEM CSL_CITATION {"citationID":"8nOHkl5P","properties":{"unsorted":false,"formattedCitation":"(Daly et al., 2013)","plainCitation":"(Daly et al., 2013)","noteIndex":0},"citationItems":[{"id":13,"uris":["http://zotero.org/groups/6650714/items/BPHGHY7F"],"itemData":{"id":13,"type":"article-journal","abstract":"Diets of juvenile coho Oncorhynchus kisutch and Chinook O. tshawytscha salmon are made up primarily of winter-spawning fish taxa in the late-larval and early juvenile stages that...","container-title":"Marine Ecology Progress Series","DOI":"10.3354/meps10320","ISSN":"1616-1599, 0171-8630","language":"en-US","page":"203-217","source":"www.int-res.com","title":"Winter ichthyoplankton biomass as a predictor of early summer prey fields and survival of juvenile salmon in the northern California Current","volume":"484","author":[{"family":"Daly","given":"Elizabeth A."},{"family":"Auth","given":"Toby D."},{"family":"Brodeur","given":"Richard D."},{"family":"Peterson","given":"William T."}],"issued":{"date-parts":[["2013",6,12]]}}}],"schema":"https://github.com/citation-style-language/schema/raw/master/csl-citation.json"} </w:instrText>
      </w:r>
      <w:r w:rsidR="00C660BE">
        <w:fldChar w:fldCharType="separate"/>
      </w:r>
      <w:r w:rsidR="00C660BE" w:rsidRPr="00C660BE">
        <w:t>(Daly et al., 2013)</w:t>
      </w:r>
      <w:r w:rsidR="00C660BE">
        <w:fldChar w:fldCharType="end"/>
      </w:r>
      <w:r w:rsidR="00C660BE">
        <w:t>.</w:t>
      </w:r>
      <w:r w:rsidR="00EA4AC4" w:rsidRPr="00DF4B39">
        <w:t xml:space="preserve"> </w:t>
      </w:r>
      <w:r w:rsidR="00C660BE">
        <w:t xml:space="preserve">Therefore, understanding the </w:t>
      </w:r>
      <w:r w:rsidR="005E284A">
        <w:t xml:space="preserve">factors contributing to the composition and abundance of winter ichthyoplankton assemblages is crucial for understanding fish recruitment and food-web structuring in the NCC. </w:t>
      </w:r>
      <w:r w:rsidR="00EA4AC4" w:rsidRPr="00DF4B39">
        <w:t>However, ichthyoplankton research</w:t>
      </w:r>
      <w:r w:rsidR="00243FA2">
        <w:t xml:space="preserve"> in winter is relatively scarce</w:t>
      </w:r>
      <w:r w:rsidR="00EA4AC4" w:rsidRPr="00DF4B39">
        <w:t xml:space="preserve"> </w:t>
      </w:r>
      <w:r w:rsidR="00243FA2">
        <w:t>compared to in</w:t>
      </w:r>
      <w:r w:rsidR="00EA4AC4" w:rsidRPr="00DF4B39">
        <w:t xml:space="preserve"> spring and summer when sea conditions are more </w:t>
      </w:r>
      <w:r w:rsidR="00943701">
        <w:t xml:space="preserve">favorable for ship-based sampling </w:t>
      </w:r>
      <w:r w:rsidR="00943701">
        <w:fldChar w:fldCharType="begin"/>
      </w:r>
      <w:r w:rsidR="00943701">
        <w:instrText xml:space="preserve"> ADDIN ZOTERO_ITEM CSL_CITATION {"citationID":"h10cVuO7","properties":{"unsorted":false,"formattedCitation":"(Auth and Brodeur, 2013)","plainCitation":"(Auth and Brodeur, 2013)","noteIndex":0},"citationItems":[{"id":12,"uris":["http://zotero.org/groups/6650714/items/WBBNGSSI"],"itemData":{"id":12,"type":"article-journal","abstract":"We review the scientific literature based on ichthyoplankton research conducted in the northern California Current (NCC) north of Cape Mendocino, California to northern Washington. A total of 69 papers have been written on ichthyoplankton research in the NCC region from 1940 to 2012, with several more currently in the process of publication.Although there were some extended California Cooperative Fisheries Investigation (CalCOFI) cruises in the 1950s conducted as far north as northern California, the first dedicated larval fish survey in this region was made by Ken Waldron of the Bureau of Commercial Fisheries in 1967. Extensive cruises were conducted starting in 1969 and continuing through the 1970s by William Pearcy at Oregon State University (OSU) and the ichthyoplankton were analyzed by Sally Richardson and her colleagues. Much new information on larval taxonomy, spatial and temporal distributions, and relationships to environmental conditions was generated as part of these studies. Nearshore studies continued in the early 1980s by OSU focusing on the recruitment and connections of mainly flatfish species to the local estuaries. At the same time, there were a series of eight joint U.S.-Soviet large-scale cruises covering the entire region organized by Art Kendall of NMFS, with the data analyzed primarily by Miriam Doyle. After a hiatus in the early to mid-1990s, sampling began anew by NMFS and OSU focusing initially off the central Oregon coast, but by the mid-2000s was expanded over a broader area of the NCC over multiple years and seasons to provide information to managers on the outlook for future recruitment. We discuss current gaps in our knowledge, and give examples of applications of ichthyoplankton data to fisheries management and to improving our understanding of ecosystem processes and their relationships to environmental variability.","container-title":"California Cooperative Oceanic Fisheries Investigations Reports","language":"en","title":"An overview of ichthyoplankton research in the northern California Current region: contributions to ecosystem assessments and management","volume":"54","author":[{"family":"Auth","given":"Toby D."},{"family":"Brodeur","given":"Richard D."}],"issued":{"date-parts":[["2013"]]}}}],"schema":"https://github.com/citation-style-language/schema/raw/master/csl-citation.json"} </w:instrText>
      </w:r>
      <w:r w:rsidR="00943701">
        <w:fldChar w:fldCharType="separate"/>
      </w:r>
      <w:r w:rsidR="00943701" w:rsidRPr="00943701">
        <w:t>(Auth and Brodeur, 2013)</w:t>
      </w:r>
      <w:r w:rsidR="00943701">
        <w:fldChar w:fldCharType="end"/>
      </w:r>
      <w:commentRangeStart w:id="3"/>
      <w:r w:rsidR="0014193D" w:rsidRPr="00DF4B39">
        <w:t xml:space="preserve">. </w:t>
      </w:r>
      <w:commentRangeEnd w:id="3"/>
      <w:r w:rsidR="00DF4B39">
        <w:rPr>
          <w:rStyle w:val="CommentReference"/>
          <w:sz w:val="24"/>
          <w:szCs w:val="24"/>
        </w:rPr>
        <w:commentReference w:id="3"/>
      </w:r>
      <w:r w:rsidR="005E284A">
        <w:t>Further, while variation in ichthyoplankton assemblages is associated with oceanographic variability</w:t>
      </w:r>
      <w:r w:rsidR="007E130E">
        <w:t xml:space="preserve"> </w:t>
      </w:r>
      <w:r w:rsidR="007E130E">
        <w:fldChar w:fldCharType="begin"/>
      </w:r>
      <w:r w:rsidR="00E82241">
        <w:instrText xml:space="preserve"> ADDIN ZOTERO_ITEM CSL_CITATION {"citationID":"3fTP5xjf","properties":{"unsorted":false,"formattedCitation":"(Auth, 2008; Brodeur et al., 2008; Thompson et al., 2014; Nielsen et al., 2021)","plainCitation":"(Auth, 2008; Brodeur et al., 2008; Thompson et al., 2014; Nielsen et al., 2021)","noteIndex":0},"citationItems":[{"id":23,"uris":["http://zotero.org/groups/6650714/items/TRLGWFXX"],"itemData":{"id":23,"type":"article-journal","abstract":"The distributions, concentrations, and community structure of pelagic larval fishes collected from the central and northern California Current in the northeast Pacific Ocean during May 2004, 2005, and 2006 were analyzed to investigate inter-annual, latitudinal, cross-shelf, and depth-stratified variability. The inter-annual climate-induced variability during the sampling period provided a unique opportunity to observe how larval fish communities adjust to rapidly changing environmental conditions. The 170 depth-stratified samples collected from three cruises yielded 14 819 fish larvae from 56 taxa representing 23 families. Dominant larval taxa were Engraulis mordax, Citharichthys spp., Sebastes spp., and Stenobrachius leucopsarus. Larval concentrations decreased significantly in 2006 from 2004 and 2005 levels following the anomalous oceanic conditions observed in 2005 and decreased water temperature in 2006. Larvae were generally found in higher concentrations at northern (&gt;43°N) versus southern (&lt;43°N) stations, with larval E. mordax and Citharichthys spp. found almost exclusively in the north during all sampled years. Inter-annual variability related to dynamic upwelling intensity was observed in cross-shelf larval distributions, although concentrations of S. leucopsarus larvae consistently increased in the offshore direction, while larval Sebastes spp. were generally found in highest concentrations at intermediate stations along the shelf. Multivariate analyses revealed that latitude, station depth, and sea-surface temperature were the most important factors explaining variability in larval concentrations. The present study shows that the ichthyoplankton community of the central and northern California Current changed dramatically in response to the variable environmental conditions of 2004–06.","container-title":"Fisheries Oceanography","DOI":"10.1111/j.1365-2419.2008.00481.x","ISSN":"1365-2419","issue":"4","language":"en","license":"© 2008 The Authors","page":"316-331","source":"Wiley Online Library","title":"Distribution and community structure of ichthyoplankton from the northern and central California Current in May 2004–06","volume":"17","author":[{"family":"Auth","given":"Toby D."}],"issued":{"date-parts":[["2008"]]}}},{"id":3,"uris":["http://zotero.org/groups/6650714/items/DCPNUMPL"],"itemData":{"id":3,"type":"article-journal","abstract":"We examined ichthyoplankton sampled from 2 stations, 9 and 18 km offshore of Newport, Oregon, USA, over a decade of cruises every 2 wk from 1996 to 2005. The 10 most dominant taxa comprised...","container-title":"Marine Ecology Progress Series","DOI":"10.3354/meps07539","ISSN":"1616-1599, 0171-8630","language":"en-US","page":"187-202","source":"www.int-res.com","title":"Abundance and diversity of coastal fish larvae as indicators of recent changes in ocean and climate conditions in the Oregon upwelling zone","volume":"366","author":[{"family":"Brodeur","given":"Richard D."},{"family":"Peterson","given":"William T."},{"family":"Auth","given":"Toby D."},{"family":"Soulen","given":"Heather L."},{"family":"Parnel","given":"Maria M."},{"family":"Emerson","given":"Ashley A."}],"issued":{"date-parts":[["2008",8,29]]}}},{"id":17,"uris":["http://zotero.org/groups/6650714/items/U4MRMARD"],"itemData":{"id":17,"type":"article-journal","abstract":"Boundary currents influence near-shore ecosystems worldwide, and understanding how fish assemblages change spatially and temporally throughout these systems is important for establishing the...","container-title":"Marine Ecology Progress Series","DOI":"10.3354/meps10801","ISSN":"1616-1599, 0171-8630","language":"en-US","page":"193-212","source":"www.int-res.com","title":"Dynamics of larval fish assemblages in the California Current System: a comparative study between Oregon and southern California","title-short":"Dynamics of larval fish assemblages in the California Current System","volume":"506","author":[{"family":"Thompson","given":"Andrew R."},{"family":"Auth","given":"Toby D."},{"family":"Brodeur","given":"Richard D."},{"family":"Bowlin","given":"Noelle M."},{"family":"Watson","given":"William"}],"issued":{"date-parts":[["2014",6,23]]}}},{"id":21,"uris":["http://zotero.org/groups/6650714/items/CPMXZHGV"],"itemData":{"id":21,"type":"article-journal","abstract":"The effects of climate warming on ecosystem dynamics are widespread throughout the world's oceans. In the Northeast Pacific, large-scale climate patterns such as the El Niño/Southern Oscillation and Pacific Decadal Oscillation, and recently unprecedented warm ocean conditions from 2014 to 2016, referred to as a marine heatwave (MHW), resulted in large-scale ecosystem changes. Larval fishes quickly respond to environmental variability and are sensitive indicators of ecosystem change. Categorizing ichthyoplankton dynamics across marine ecosystem in the Northeast Pacific can help elucidate the magnitude of assemblage shifts, and whether responses are synchronous or alternatively governed by local responses to regional oceanographic conditions. We analyzed time-series data of ichthyoplankton abundances from four ecoregions in the Northeast Pacific ranging from subarctic to subtropical: the Gulf of Alaska (1981–2017), British Columbia (2001–2017), Oregon (1998–2017), and the southern California Current (1981–2017). We assessed the impact of the recent (2014–2016) MHW and how ichthyoplankton assemblages responded to past major climate perturbations since 1981 in these ecosystems. Our results indicate that the MHW caused widespread changes in the ichthyoplankton fauna along the coast of the Northeast Pacific Ocean, but impacts differed between marine ecosystems. For example, abundances for most dominant taxa were at all-time lows since the beginning of sampling in the Gulf of Alaska and British Columbia, while in Oregon and the southern California Current species richness increased as did abundances of species associated with warmer waters. Lastly, species associated with cold waters also increased in abundances close to shore in southern California during the MHW, a pattern that was distinctly different from previous El Niño events. We also found several large-scale, synchronized ichthyoplankton assemblage composition shifts during past major climate events. Current climate projections suggest that MHWs will become more intense and thus our findings can help project future changes in larval dynamics, allowing for improved ecosystem management decisions.","container-title":"Global Change Biology","DOI":"10.1111/gcb.15415","ISSN":"1365-2486","issue":"3","language":"en","license":"© 2020 Her Majesty the Queen in Right of Canada. Reproduced with the permission of the Minister of Fisheries and Oceans Canada. This article has been contributed to by US Government employees and their work is in the public domain in the USA.","page":"506-520","source":"Wiley Online Library","title":"Responses of ichthyoplankton assemblages to the recent marine heatwave and previous climate fluctuations in several Northeast Pacific marine ecosystems","volume":"27","author":[{"family":"Nielsen","given":"Jens M."},{"family":"Rogers","given":"Lauren A."},{"family":"Brodeur","given":"Richard D."},{"family":"Thompson","given":"Andrew R."},{"family":"Auth","given":"Toby D."},{"family":"Deary","given":"Alison L."},{"family":"Duffy-Anderson","given":"Janet T."},{"family":"Galbraith","given":"Moira"},{"family":"Koslow","given":"J. Anthony"},{"family":"Perry","given":"R. Ian"}],"issued":{"date-parts":[["2021"]]}}}],"schema":"https://github.com/citation-style-language/schema/raw/master/csl-citation.json"} </w:instrText>
      </w:r>
      <w:r w:rsidR="007E130E">
        <w:fldChar w:fldCharType="separate"/>
      </w:r>
      <w:r w:rsidR="00E82241" w:rsidRPr="00E82241">
        <w:t>(Auth, 2008; Brodeur et al., 2008; Thompson et al., 2014; Nielsen et al., 2021)</w:t>
      </w:r>
      <w:r w:rsidR="007E130E">
        <w:fldChar w:fldCharType="end"/>
      </w:r>
      <w:r w:rsidR="005E284A">
        <w:t xml:space="preserve">, </w:t>
      </w:r>
      <w:r w:rsidR="00F25CA3">
        <w:t xml:space="preserve">less attention has been paid to fine-scale spatiotemporal and environmental factors that may </w:t>
      </w:r>
      <w:del w:id="4" w:author="McCloskey, Ross" w:date="2026-09-23T15:28:00Z" w16du:dateUtc="2026-09-23T22:28:00Z">
        <w:r w:rsidR="00F25CA3" w:rsidDel="00F07445">
          <w:delText xml:space="preserve">have </w:delText>
        </w:r>
      </w:del>
      <w:r w:rsidR="00FF2FCA">
        <w:t xml:space="preserve">influence </w:t>
      </w:r>
      <w:r w:rsidR="00F25CA3">
        <w:t>ichthyoplankton assemblage composition and abundance</w:t>
      </w:r>
      <w:r w:rsidR="00FF2FCA">
        <w:t xml:space="preserve"> through physical, ecological, and physiological mechanisms</w:t>
      </w:r>
      <w:r w:rsidR="00F25CA3">
        <w:t>.</w:t>
      </w:r>
    </w:p>
    <w:p w14:paraId="61CFCD68" w14:textId="37C2B03A" w:rsidR="00EA4AC4" w:rsidRPr="00DF4B39" w:rsidRDefault="00EA4AC4" w:rsidP="00241E61">
      <w:r w:rsidRPr="00DF4B39">
        <w:t xml:space="preserve">Broad oceanographic </w:t>
      </w:r>
      <w:r w:rsidR="00905D9C">
        <w:t>conditions</w:t>
      </w:r>
      <w:r w:rsidR="00905D9C" w:rsidRPr="00DF4B39">
        <w:t xml:space="preserve"> </w:t>
      </w:r>
      <w:r w:rsidRPr="00DF4B39">
        <w:t>such as</w:t>
      </w:r>
      <w:r w:rsidR="00905D9C">
        <w:t xml:space="preserve"> climate indices,</w:t>
      </w:r>
      <w:r w:rsidRPr="00DF4B39">
        <w:t xml:space="preserve"> </w:t>
      </w:r>
      <w:r w:rsidR="00B85AD5">
        <w:t>circulation</w:t>
      </w:r>
      <w:r w:rsidRPr="00DF4B39">
        <w:t xml:space="preserve">, and </w:t>
      </w:r>
      <w:r w:rsidR="00905D9C">
        <w:t>seafloor</w:t>
      </w:r>
      <w:r w:rsidR="00905D9C" w:rsidRPr="00DF4B39">
        <w:t xml:space="preserve"> </w:t>
      </w:r>
      <w:r w:rsidRPr="00DF4B39">
        <w:t>topography have been found to influence the composition, abundance, and distribution of larval fish</w:t>
      </w:r>
      <w:r w:rsidR="00E82241">
        <w:t xml:space="preserve"> </w:t>
      </w:r>
      <w:r w:rsidR="00E82241">
        <w:fldChar w:fldCharType="begin"/>
      </w:r>
      <w:r w:rsidR="005B1264">
        <w:instrText xml:space="preserve"> ADDIN ZOTERO_ITEM CSL_CITATION {"citationID":"otJYvBC9","properties":{"unsorted":false,"formattedCitation":"(Doyle et al., 2002; Auth, 2008; Nielsen et al., 2021)","plainCitation":"(Doyle et al., 2002; Auth, 2008; Nielsen et al., 2021)","noteIndex":0},"citationItems":[{"id":15,"uris":["http://zotero.org/groups/6650714/items/PQU56JSV"],"itemData":{"id":15,"type":"article-journal","abstract":"The coastal regions of the northeast Pacific support large, economically valuable fishery resources and provide nursery areas for many fish species. Over the last few decades, there have been dramatic shifts in species abundance and composition in this area. In this paper, we examine the springtime spatial patterns in the ichthyoplankton of three oceanographically different regions, the Southeast Bering Sea, the Gulf of Alaska and the U.S. West Coast. The data examined are a subset of a larger database (comprising data from cruises conducted from 1972 to 1997) that is being used to investigate spatial, seasonal and interannual patterns in ichthyoplankton of the northeast Pacific in relation to environmental conditions. Ichthyoplankton were collected during seven cruises using 60-cm bongo nets. Spatial patterns of ichthyoplankton were examined using both classification and ordination techniques. Relative Bray-Curtis dissimilarity coefficients calculated from the log10 (n+1) of abundance data were used as input to the numerical classification of species and stations. Nonmetric multidimensional scaling was also applied to the abundance data to examine geometric patterns in the data. The numerical analyses of the species abundance data sets for each cruise revealed spatial patterns in the ichthyoplankton that suggest the occurrence of geographically distinct assemblages of fish larvae in each region. For all three sampling regions, the assemblage structure is primarily related to bathymetry, and Shelf, Slope, and Deep-Water assemblages are described. This shallow to deep-water gradient in species occurrence and abundance reflects the habitat preference and spawning location of the adult fish. Another degree of complexity is superimposed on this primary assemblage structure in each region and seems to be related to local topography and the prevailing current patterns. The patterns in ichthyoplankton assemblages of the three regions in the northeast Pacific Ocean described here form the basis for future investigations of spatial and temporal patterns in the ichthyoplankton of the subarctic Pacific. Regional Index Terms: Northeast Pacific Ocean, Southeast Bering Sea, Gulf of Alaska, U.S. West Coast.","collection-title":"Physical and Biological Conditions and Processes in the Northeasts Pacific Ocean","container-title":"Progress in Oceanography","DOI":"10.1016/S0079-6611(02)00033-2","ISSN":"0079-6611","issue":"2","journalAbbreviation":"Progress in Oceanography","page":"247-281","source":"ScienceDirect","title":"Regional variation in springtime ichthyoplankton assemblages in the northeast Pacific Ocean","volume":"53","author":[{"family":"Doyle","given":"Miriam J"},{"family":"Mier","given":"Kathryn L"},{"family":"Busby","given":"Morgan S"},{"family":"Brodeur","given":"Richard D"}],"issued":{"date-parts":[["2002",1,1]]}}},{"id":23,"uris":["http://zotero.org/groups/6650714/items/TRLGWFXX"],"itemData":{"id":23,"type":"article-journal","abstract":"The distributions, concentrations, and community structure of pelagic larval fishes collected from the central and northern California Current in the northeast Pacific Ocean during May 2004, 2005, and 2006 were analyzed to investigate inter-annual, latitudinal, cross-shelf, and depth-stratified variability. The inter-annual climate-induced variability during the sampling period provided a unique opportunity to observe how larval fish communities adjust to rapidly changing environmental conditions. The 170 depth-stratified samples collected from three cruises yielded 14 819 fish larvae from 56 taxa representing 23 families. Dominant larval taxa were Engraulis mordax, Citharichthys spp., Sebastes spp., and Stenobrachius leucopsarus. Larval concentrations decreased significantly in 2006 from 2004 and 2005 levels following the anomalous oceanic conditions observed in 2005 and decreased water temperature in 2006. Larvae were generally found in higher concentrations at northern (&gt;43°N) versus southern (&lt;43°N) stations, with larval E. mordax and Citharichthys spp. found almost exclusively in the north during all sampled years. Inter-annual variability related to dynamic upwelling intensity was observed in cross-shelf larval distributions, although concentrations of S. leucopsarus larvae consistently increased in the offshore direction, while larval Sebastes spp. were generally found in highest concentrations at intermediate stations along the shelf. Multivariate analyses revealed that latitude, station depth, and sea-surface temperature were the most important factors explaining variability in larval concentrations. The present study shows that the ichthyoplankton community of the central and northern California Current changed dramatically in response to the variable environmental conditions of 2004–06.","container-title":"Fisheries Oceanography","DOI":"10.1111/j.1365-2419.2008.00481.x","ISSN":"1365-2419","issue":"4","language":"en","license":"© 2008 The Authors","page":"316-331","source":"Wiley Online Library","title":"Distribution and community structure of ichthyoplankton from the northern and central California Current in May 2004–06","volume":"17","author":[{"family":"Auth","given":"Toby D."}],"issued":{"date-parts":[["2008"]]}}},{"id":21,"uris":["http://zotero.org/groups/6650714/items/CPMXZHGV"],"itemData":{"id":21,"type":"article-journal","abstract":"The effects of climate warming on ecosystem dynamics are widespread throughout the world's oceans. In the Northeast Pacific, large-scale climate patterns such as the El Niño/Southern Oscillation and Pacific Decadal Oscillation, and recently unprecedented warm ocean conditions from 2014 to 2016, referred to as a marine heatwave (MHW), resulted in large-scale ecosystem changes. Larval fishes quickly respond to environmental variability and are sensitive indicators of ecosystem change. Categorizing ichthyoplankton dynamics across marine ecosystem in the Northeast Pacific can help elucidate the magnitude of assemblage shifts, and whether responses are synchronous or alternatively governed by local responses to regional oceanographic conditions. We analyzed time-series data of ichthyoplankton abundances from four ecoregions in the Northeast Pacific ranging from subarctic to subtropical: the Gulf of Alaska (1981–2017), British Columbia (2001–2017), Oregon (1998–2017), and the southern California Current (1981–2017). We assessed the impact of the recent (2014–2016) MHW and how ichthyoplankton assemblages responded to past major climate perturbations since 1981 in these ecosystems. Our results indicate that the MHW caused widespread changes in the ichthyoplankton fauna along the coast of the Northeast Pacific Ocean, but impacts differed between marine ecosystems. For example, abundances for most dominant taxa were at all-time lows since the beginning of sampling in the Gulf of Alaska and British Columbia, while in Oregon and the southern California Current species richness increased as did abundances of species associated with warmer waters. Lastly, species associated with cold waters also increased in abundances close to shore in southern California during the MHW, a pattern that was distinctly different from previous El Niño events. We also found several large-scale, synchronized ichthyoplankton assemblage composition shifts during past major climate events. Current climate projections suggest that MHWs will become more intense and thus our findings can help project future changes in larval dynamics, allowing for improved ecosystem management decisions.","container-title":"Global Change Biology","DOI":"10.1111/gcb.15415","ISSN":"1365-2486","issue":"3","language":"en","license":"© 2020 Her Majesty the Queen in Right of Canada. Reproduced with the permission of the Minister of Fisheries and Oceans Canada. This article has been contributed to by US Government employees and their work is in the public domain in the USA.","page":"506-520","source":"Wiley Online Library","title":"Responses of ichthyoplankton assemblages to the recent marine heatwave and previous climate fluctuations in several Northeast Pacific marine ecosystems","volume":"27","author":[{"family":"Nielsen","given":"Jens M."},{"family":"Rogers","given":"Lauren A."},{"family":"Brodeur","given":"Richard D."},{"family":"Thompson","given":"Andrew R."},{"family":"Auth","given":"Toby D."},{"family":"Deary","given":"Alison L."},{"family":"Duffy-Anderson","given":"Janet T."},{"family":"Galbraith","given":"Moira"},{"family":"Koslow","given":"J. Anthony"},{"family":"Perry","given":"R. Ian"}],"issued":{"date-parts":[["2021"]]}}}],"schema":"https://github.com/citation-style-language/schema/raw/master/csl-citation.json"} </w:instrText>
      </w:r>
      <w:r w:rsidR="00E82241">
        <w:fldChar w:fldCharType="separate"/>
      </w:r>
      <w:r w:rsidR="005B1264" w:rsidRPr="005B1264">
        <w:t>(Doyle et al., 2002; Auth, 2008; Nielsen et al., 2021)</w:t>
      </w:r>
      <w:r w:rsidR="00E82241">
        <w:fldChar w:fldCharType="end"/>
      </w:r>
      <w:r w:rsidRPr="00DF4B39">
        <w:t xml:space="preserve">. Variability on finer spatial and temporal scales </w:t>
      </w:r>
      <w:r w:rsidR="00A31F5D">
        <w:t>also influences</w:t>
      </w:r>
      <w:r w:rsidRPr="00DF4B39">
        <w:t xml:space="preserve"> </w:t>
      </w:r>
      <w:r w:rsidR="005B1264">
        <w:t>ichthyoplankton abundance and assemblage composition</w:t>
      </w:r>
      <w:r w:rsidRPr="00DF4B39">
        <w:t xml:space="preserve">. </w:t>
      </w:r>
      <w:r w:rsidR="00416033">
        <w:t>Environmental conditions, like temperature, salinity, and dissolved oxygen, may influence ichthyoplankton abundance and assemblage composition through direct physiological effects</w:t>
      </w:r>
      <w:r w:rsidR="005E0081">
        <w:t xml:space="preserve"> </w:t>
      </w:r>
      <w:r w:rsidR="005E0081">
        <w:fldChar w:fldCharType="begin"/>
      </w:r>
      <w:r w:rsidR="005E0081">
        <w:instrText xml:space="preserve"> ADDIN ZOTERO_ITEM CSL_CITATION {"citationID":"GTuY2rgL","properties":{"unsorted":false,"formattedCitation":"(Pepin, 1991; B\\uc0\\u339{}uf and Payan, 2001; Johnson-Colegrove et al., 2015)","plainCitation":"(Pepin, 1991; Bœuf and Payan, 2001; Johnson-Colegrove et al., 2015)","noteIndex":0},"citationItems":[{"id":34,"uris":["http://zotero.org/groups/6650714/items/BISSS8AW"],"itemData":{"id":34,"type":"article-journal","abstract":"This paper presents a comprehensive summary of development, mortality, and survival rates of fish eggs, yolk-sac larvae, and postlavae in relation to temperature and size. The general temperature- and, where applicable, size-dependent models explained 30–81% of the variance in vital rates. Daily development and mortality rates generally increased with increasing temperature. Temperature had an equal but opposite effect on stage-specific cumulative mortality rates of eggs and yolk-sac larvae. Stage-specific (length-dependent) cumulative mortality rates of postlarval fish were independent of temperature due to equal effects of temperature on daily growth and daily mortality rates. Size had no significant effect on daily or cumulative mortality rates of egg and yolk-sac stages. Daily mortality rates of postlarval fish were significantly influenced by mean size (i.e. length). The compensation of temperature effects between stages and/or vital rates may reduce the impact of environmental uncertainty on survival rates. It is suggested that the general temperature- and/or size-dependent relationships described in this study can serve as basic frameworks to assess whether there are significant effects resulting from species/stock-specific characteristics or environmental factors on the vital rates of the early life history stages of fish.","container-title":"Canadian Journal of Fisheries and Aquatic Sciences","DOI":"10.1139/f91-065","ISSN":"0706-652X","issue":"3","journalAbbreviation":"Can. J. Fish. Aquat. Sci.","page":"503-518","publisher":"NRC Research Press","source":"cdnsciencepub.com (Atypon)","title":"Effect of Temperature and Size on Development, Mortality, and Survival Rates of the Pelagic Early Life History Stages of Marine Fish","volume":"48","author":[{"family":"Pepin","given":"Pierre"}],"issued":{"date-parts":[["1991",3]]}}},{"id":36,"uris":["http://zotero.org/groups/6650714/items/NP4BDW4J"],"itemData":{"id":36,"type":"article-journal","abstract":"Development and growth (continuous in fish) are controlled by ‘internal factors’ including CNS, endocrinological and neuroendocrinological systems. Among vertebrates, they also are highly dependent on environmental conditions. Among other factors, many studies have reported an influence of water salinity on fish development and growth. In most species, egg fertilization and incubation, yolk sac resorption, early embryogenesis, swimbladder inflation, larval growth are dependent on salinity. In larger fish, salinity is also a key factor in controlling growth. Do the changes in growth rate, that depend on salinity, result from an action on: (1) standard metabolic rate; (2) food intake; (3) food conversion; and/or (4) hormonal stimulation? Better growth at intermediate salinities (8–20 psu) is very often, but not systematically, correlated to a lower standard metabolic rate. Numerous studies have shown that 20 to &gt;50% of the total fish energy budget are dedicated to osmoregulation. However, recent ones indicate that the osmotic cost is not as high (roughly 10%) as this. Data are also available in terms of food intake and stimulation of food conversion, which are both dependent on the environmental salinity. Temperature and salinity have complex interactions. Many hormones are known to be active in both osmoregulation and growth regulation, e.g. in the control of food intake. All of these factors are reviewed. As often, multiple causality is likely to be at work and the interactive effects of salinity on physiology and behaviour must also be taken into account.","container-title":"Comparative Biochemistry and Physiology Part C: Toxicology &amp; Pharmacology","DOI":"10.1016/S1532-0456(01)00268-X","ISSN":"1532-0456","issue":"4","journalAbbreviation":"Comparative Biochemistry and Physiology Part C: Toxicology &amp; Pharmacology","page":"411-423","source":"ScienceDirect","title":"How should salinity influence fish growth?","volume":"130","author":[{"family":"Bœuf","given":"Gilles"},{"family":"Payan","given":"Patrick"}],"issued":{"date-parts":[["2001",12,1]]}}},{"id":38,"uris":["http://zotero.org/groups/6650714/items/6S3N7DNN"],"itemData":{"id":38,"type":"article-journal","abstract":"Nearshore hypoxia along the coast of Oregon and Washington is a seasonal phenomenon that has generated concern among scientists studying this temperate upwelling ecosystem. These waters are affected ...","DOI":"10.1111/fog.12124","language":"en","source":"onlinelibrary.wiley.com","title":"Ichthyoplankton distribution and abundance in relation to nearshore dissolved oxygen levels and other environmental variables within the Northern California Current System","URL":"https://onlinelibrary.wiley.com/doi/10.1111/fog.12124","author":[{"family":"Johnson-Colegrove","given":"Angela"},{"family":"Ciannelli","given":"Lorenzo"},{"family":"Brodeur","given":"Richard D."}],"accessed":{"date-parts":[["2026",8,28]]},"issued":{"date-parts":[["2015"]]}}}],"schema":"https://github.com/citation-style-language/schema/raw/master/csl-citation.json"} </w:instrText>
      </w:r>
      <w:r w:rsidR="005E0081">
        <w:fldChar w:fldCharType="separate"/>
      </w:r>
      <w:r w:rsidR="005E0081" w:rsidRPr="005E0081">
        <w:rPr>
          <w:kern w:val="0"/>
        </w:rPr>
        <w:t>(Pepin, 1991; Bœuf and Payan, 2001; Johnson-Colegrove et al., 2015)</w:t>
      </w:r>
      <w:r w:rsidR="005E0081">
        <w:fldChar w:fldCharType="end"/>
      </w:r>
      <w:r w:rsidR="00416033">
        <w:t>. Salinity may also be related to</w:t>
      </w:r>
      <w:r w:rsidR="00B41A14">
        <w:t xml:space="preserve"> the presence of distinct water masses that larval fishes are associated with</w:t>
      </w:r>
      <w:r w:rsidR="005E0081">
        <w:t xml:space="preserve"> </w:t>
      </w:r>
      <w:r w:rsidR="005E0081">
        <w:fldChar w:fldCharType="begin"/>
      </w:r>
      <w:r w:rsidR="005E0081">
        <w:instrText xml:space="preserve"> ADDIN ZOTERO_ITEM CSL_CITATION {"citationID":"lsv8Uobq","properties":{"unsorted":false,"formattedCitation":"(Thompson et al., 2014)","plainCitation":"(Thompson et al., 2014)","noteIndex":0},"citationItems":[{"id":17,"uris":["http://zotero.org/groups/6650714/items/U4MRMARD"],"itemData":{"id":17,"type":"article-journal","abstract":"Boundary currents influence near-shore ecosystems worldwide, and understanding how fish assemblages change spatially and temporally throughout these systems is important for establishing the...","container-title":"Marine Ecology Progress Series","DOI":"10.3354/meps10801","ISSN":"1616-1599, 0171-8630","language":"en-US","page":"193-212","source":"www.int-res.com","title":"Dynamics of larval fish assemblages in the California Current System: a comparative study between Oregon and southern California","title-short":"Dynamics of larval fish assemblages in the California Current System","volume":"506","author":[{"family":"Thompson","given":"Andrew R."},{"family":"Auth","given":"Toby D."},{"family":"Brodeur","given":"Richard D."},{"family":"Bowlin","given":"Noelle M."},{"family":"Watson","given":"William"}],"issued":{"date-parts":[["2014",6,23]]}}}],"schema":"https://github.com/citation-style-language/schema/raw/master/csl-citation.json"} </w:instrText>
      </w:r>
      <w:r w:rsidR="005E0081">
        <w:fldChar w:fldCharType="separate"/>
      </w:r>
      <w:r w:rsidR="005E0081" w:rsidRPr="005E0081">
        <w:t>(Thompson et al., 2014)</w:t>
      </w:r>
      <w:r w:rsidR="005E0081">
        <w:fldChar w:fldCharType="end"/>
      </w:r>
      <w:r w:rsidR="00B41A14">
        <w:t>, and chlorophyll-</w:t>
      </w:r>
      <w:r w:rsidR="00B41A14" w:rsidRPr="006878C0">
        <w:rPr>
          <w:i/>
          <w:iCs/>
        </w:rPr>
        <w:t>a</w:t>
      </w:r>
      <w:r w:rsidR="00B41A14">
        <w:t xml:space="preserve"> concentration </w:t>
      </w:r>
      <w:r w:rsidR="002A2056">
        <w:t>is related to primary</w:t>
      </w:r>
      <w:r w:rsidR="00B41A14">
        <w:t xml:space="preserve"> productivity </w:t>
      </w:r>
      <w:r w:rsidR="002A052D">
        <w:t>which</w:t>
      </w:r>
      <w:r w:rsidR="00B41A14">
        <w:t xml:space="preserve"> </w:t>
      </w:r>
      <w:r w:rsidR="005E0081">
        <w:t>may indirectly indicate favorable prey availability</w:t>
      </w:r>
      <w:r w:rsidR="00CF1DE3">
        <w:t xml:space="preserve"> </w:t>
      </w:r>
      <w:r w:rsidR="00CF1DE3">
        <w:fldChar w:fldCharType="begin"/>
      </w:r>
      <w:r w:rsidR="00CF1DE3">
        <w:instrText xml:space="preserve"> ADDIN ZOTERO_ITEM CSL_CITATION {"citationID":"o6pPZYpA","properties":{"unsorted":false,"formattedCitation":"(Whitney et al., 2021)","plainCitation":"(Whitney et al., 2021)","noteIndex":0},"citationItems":[{"id":39,"uris":["http://zotero.org/groups/6650714/items/IP7352T6"],"itemData":{"id":39,"type":"article-journal","abstract":"Most marine animals have a pelagic larval phase that develops in the coastal or open ocean. The fate of larvae has profound effects on replenishment of marine populations that are critical for human and ecosystem health. Larval ecology is expected to be tightly coupled to oceanic features, but for most taxa we know little about the interactions between larvae and the pelagic environment. Here, we provide evidence that surface slicks, a common coastal convergence feature, provide nursery habitat for diverse marine larvae, including &gt; 100 species of commercially and ecologically important fishes. The vast majority of invertebrate and larval fish taxa sampled had mean densities 2–110 times higher in slicks than in ambient water. Combining in-situ surveys with remote sensing, we estimate that slicks contain 39% of neustonic larval fishes, 26% of surface-dwelling zooplankton (prey), and 75% of floating organic debris (shelter) in our 1000 km2 study area in Hawai‘i. Results indicate late-larval fishes actively select slick habitats to capitalize on concentrations of diverse prey and shelter. By providing these survival advantages, surface slicks enhance larval supply and replenishment of adult populations from coral reef, epipelagic, and deep-water ecosystems. Our findings suggest that slicks play a critically important role in enhancing productivity in tropical marine ecosystems.","container-title":"Scientific Reports","DOI":"10.1038/s41598-021-81407-0","ISSN":"2045-2322","issue":"1","journalAbbreviation":"Sci Rep","language":"en","license":"2021 This is a U.S. Government work and not under copyright protection in the US; foreign copyright protection may apply","page":"3197","publisher":"Nature Publishing Group","source":"www.nature.com","title":"Surface slicks are pelagic nurseries for diverse ocean fauna","volume":"11","author":[{"family":"Whitney","given":"Jonathan L."},{"family":"Gove","given":"Jamison M."},{"family":"McManus","given":"Margaret A."},{"family":"Smith","given":"Katharine A."},{"family":"Lecky","given":"Joey"},{"family":"Neubauer","given":"Philipp"},{"family":"Phipps","given":"Jana E."},{"family":"Contreras","given":"Emily A."},{"family":"Kobayashi","given":"Donald R."},{"family":"Asner","given":"Gregory P."}],"issued":{"date-parts":[["2021",2,4]]}}}],"schema":"https://github.com/citation-style-language/schema/raw/master/csl-citation.json"} </w:instrText>
      </w:r>
      <w:r w:rsidR="00CF1DE3">
        <w:fldChar w:fldCharType="separate"/>
      </w:r>
      <w:r w:rsidR="00CF1DE3" w:rsidRPr="00CF1DE3">
        <w:t>(Whitney et al., 2021)</w:t>
      </w:r>
      <w:r w:rsidR="00CF1DE3">
        <w:fldChar w:fldCharType="end"/>
      </w:r>
      <w:r w:rsidR="00B41A14">
        <w:t xml:space="preserve">. </w:t>
      </w:r>
      <w:r w:rsidRPr="00DF4B39">
        <w:t>Such factors vary in space, alongside</w:t>
      </w:r>
      <w:r w:rsidR="004511A7">
        <w:t xml:space="preserve"> other factors that influence ichthyoplankton assemblages. I</w:t>
      </w:r>
      <w:r w:rsidRPr="00DF4B39">
        <w:t xml:space="preserve">chthyoplankton assemblages generally reflect the habitat </w:t>
      </w:r>
      <w:r w:rsidR="004511A7">
        <w:t>affinities</w:t>
      </w:r>
      <w:r w:rsidR="004511A7" w:rsidRPr="00DF4B39">
        <w:t xml:space="preserve"> </w:t>
      </w:r>
      <w:r w:rsidRPr="00DF4B39">
        <w:t>of adults</w:t>
      </w:r>
      <w:r w:rsidR="00FB680D">
        <w:t xml:space="preserve"> </w:t>
      </w:r>
      <w:r w:rsidR="00FB680D">
        <w:fldChar w:fldCharType="begin"/>
      </w:r>
      <w:r w:rsidR="00FB680D">
        <w:instrText xml:space="preserve"> ADDIN ZOTERO_ITEM CSL_CITATION {"citationID":"uRTi6Qgi","properties":{"unsorted":false,"formattedCitation":"(Doyle et al., 1993)","plainCitation":"(Doyle et al., 1993)","noteIndex":0},"citationItems":[{"id":25,"uris":["http://zotero.org/groups/6650714/items/KBPYEBZ4"],"itemData":{"id":25,"type":"webpage","genre":"Text","language":"en","publisher":"University of Miami - Rosenstiel School of Marine, Atmospheric &amp; Earth Science","title":"A Comparison of Larval Fish Assemblages in the Temperate Zone of the Northeast Pacific and Northwest Atlantic Oceans","URL":"https://www.ingentaconnect.com/content/umrsmas/bullmar/1993/00000053/00000002/art00011","author":[{"family":"Doyle","given":"Miriam J."},{"family":"Morse","given":"Wallace W."},{"family":"Kendall","given":"Jr"}],"accessed":{"date-parts":[["2026",8,28]]},"issued":{"date-parts":[["1993",9]]}}}],"schema":"https://github.com/citation-style-language/schema/raw/master/csl-citation.json"} </w:instrText>
      </w:r>
      <w:r w:rsidR="00FB680D">
        <w:fldChar w:fldCharType="separate"/>
      </w:r>
      <w:r w:rsidR="00FB680D" w:rsidRPr="00FB680D">
        <w:t>(Doyle et al., 1993)</w:t>
      </w:r>
      <w:r w:rsidR="00FB680D">
        <w:fldChar w:fldCharType="end"/>
      </w:r>
      <w:r w:rsidRPr="00DF4B39">
        <w:t xml:space="preserve">. </w:t>
      </w:r>
      <w:r w:rsidR="00FB680D">
        <w:t>Proximity to spawning habitat, as well as local currents, can therefore influence horizontal structuring of ichthyoplankton assemblages</w:t>
      </w:r>
      <w:r w:rsidRPr="00DF4B39">
        <w:t xml:space="preserve"> </w:t>
      </w:r>
      <w:r w:rsidR="00FB680D">
        <w:fldChar w:fldCharType="begin"/>
      </w:r>
      <w:r w:rsidR="00FB680D">
        <w:instrText xml:space="preserve"> ADDIN ZOTERO_ITEM CSL_CITATION {"citationID":"tNX15Qzu","properties":{"unsorted":false,"formattedCitation":"(Richardson et al., 1980)","plainCitation":"(Richardson et al., 1980)","noteIndex":0},"citationItems":[{"id":27,"uris":["http://zotero.org/groups/6650714/items/4XMK55KQ"],"itemData":{"id":27,"type":"article-journal","abstract":"Consistent patterns of larval fish distributions were found to occur along the Oregon coast between the Columbia River and Cape Blanco during winter-spring months for the years 1972–1975. Six data sets from March 1972, April 1972, March 1973, April 1973, March 1974 and March 1975 were analyzed using the pattern recognition techniques of numerical classification. Data included 306 bongo net samples containing 34 029 larval fish in 93 taxa. Coastal, transitional, and offshore assemblages (station groups) were present in each of the sampling periods. The region of transition from coastal to offshore assemblages roughly paralleled the shelf-slope break. Coastal and offshore species associations (species groups) were also always present. Species in the coastal and offshore groups never co-occurred. The consistency of these patterns is probably related to the spawning location of adults and to the predominate longshore coastal circulation patterns. Differences in the extent of offshore distribution of the coastal assemblages among years reflected differences in local coastal wind patterns. Differences in the dominant taxa and their relative abundances within assemblages may reflect variation in timing of spawning and survival of larvae in the planktonic phase. Despite the differences, the persistent occurrence of three major assemblages, coastal, transitional and offshore, and three major species groups from year to year supports the idea that these patterns of larval fish distributions are constant features over the continental shelf region off Oregon. The constancy of these patterns over four years suggests that transport may not be a major cause of larval fish mortality and recruitment failure in this region.","container-title":"Estuarine and Coastal Marine Science","DOI":"10.1016/S0302-3524(80)80017-X","ISSN":"0302-3524","issue":"6","journalAbbreviation":"Estuarine and Coastal Marine Science","page":"671-699","source":"ScienceDirect","title":"Larval fish assemblages and associations in the north-east Pacific Ocean along the Oregon coast, winter-spring 1972–1975","volume":"11","author":[{"family":"Richardson","given":"Sally L."},{"family":"Laroche","given":"Joanne L."},{"family":"Richardson","given":"Michael D."}],"issued":{"date-parts":[["1980",12,1]]}}}],"schema":"https://github.com/citation-style-language/schema/raw/master/csl-citation.json"} </w:instrText>
      </w:r>
      <w:r w:rsidR="00FB680D">
        <w:fldChar w:fldCharType="separate"/>
      </w:r>
      <w:r w:rsidR="00FB680D" w:rsidRPr="00FB680D">
        <w:t>(Richardson et al., 1980)</w:t>
      </w:r>
      <w:r w:rsidR="00FB680D">
        <w:fldChar w:fldCharType="end"/>
      </w:r>
      <w:r w:rsidRPr="00DF4B39">
        <w:t xml:space="preserve">. Larvae also aggregate vertically to reach or maintain a position within water masses of ideal environmental conditions and transport potential </w:t>
      </w:r>
      <w:r w:rsidR="00494261">
        <w:fldChar w:fldCharType="begin"/>
      </w:r>
      <w:r w:rsidR="00494261">
        <w:instrText xml:space="preserve"> ADDIN ZOTERO_ITEM CSL_CITATION {"citationID":"SihNEOww","properties":{"unsorted":false,"formattedCitation":"(Huebert et al., 2010)","plainCitation":"(Huebert et al., 2010)","noteIndex":0},"citationItems":[{"id":30,"uris":["http://zotero.org/groups/6650714/items/QZL7UTUZ"],"itemData":{"id":30,"type":"article-journal","abstract":"Three seasons of vertically stratified ichthyoplankton sampling at the edge of the Florida Current revealed consistent accumulations of some coral reef fish larvae under taxon-specific environmental conditions. Environmental variability ranging from predictable (seasonal differences in temperature, diel changes in light, and vertical gradients in many variables) to stochastic (changes in wind-driven turbulence and patchiness of zooplankton) was used to model larval distributions. In five taxa, including the commercially important Epinephelini (groupers), relative larval densities were predicted with significant accuracy based entirely on sampling depth. Models yielding these predictions were cross-validated among all seasons, indicating that larval vertical distributions were remarkably unaffected by other environmental factors, while revealing strong behavioral preferences for specific ranges of hydrostatic pressure. Pomacentridae (damselfish) larvae consistently occupied shallower depths at night than during the day, demonstrating diel vertical migrations. At the community level, depth and season were two major factors structuring larval coral reef fish assemblages. Predictable vertical distributions of larvae in the Straits of Florida can facilitate modeling the same taxa elsewhere in the Western Central Atlantic.","container-title":"Canadian Journal of Fisheries and Aquatic Sciences","DOI":"10.1139/F10-116","ISSN":"0706-652X","issue":"11","journalAbbreviation":"Can. J. Fish. Aquat. Sci.","page":"1755-1767","publisher":"NRC Research Press","source":"cdnsciencepub.com (Atypon)","title":"Predicting the vertical distributions of reef fish larvae in the Straits of Florida from environmental factors","volume":"67","author":[{"family":"Huebert","given":"Klaus B."},{"family":"Sponaugle","given":"Su"},{"family":"Cowen","given":"Robert K."}],"issued":{"date-parts":[["2010",11]]}}}],"schema":"https://github.com/citation-style-language/schema/raw/master/csl-citation.json"} </w:instrText>
      </w:r>
      <w:r w:rsidR="00494261">
        <w:fldChar w:fldCharType="separate"/>
      </w:r>
      <w:r w:rsidR="00494261" w:rsidRPr="00494261">
        <w:t>(Huebert et al., 2010)</w:t>
      </w:r>
      <w:r w:rsidR="00494261">
        <w:fldChar w:fldCharType="end"/>
      </w:r>
      <w:r w:rsidR="00494261">
        <w:t xml:space="preserve">, resulting in vertical ichthyoplankton assemblage </w:t>
      </w:r>
      <w:r w:rsidR="00CB5111">
        <w:t>variation</w:t>
      </w:r>
      <w:r w:rsidR="00494261">
        <w:t xml:space="preserve"> </w:t>
      </w:r>
      <w:r w:rsidR="002A2056">
        <w:fldChar w:fldCharType="begin"/>
      </w:r>
      <w:r w:rsidR="002A2056">
        <w:instrText xml:space="preserve"> ADDIN ZOTERO_ITEM CSL_CITATION {"citationID":"NWJxTQgU","properties":{"unsorted":false,"formattedCitation":"(Auth, 2007)","plainCitation":"(Auth, 2007)","noteIndex":0},"citationItems":[{"id":32,"uris":["http://zotero.org/groups/6650714/items/CYXAK7PR"],"itemData":{"id":32,"type":"article-journal","language":"English","source":"COinS","title":"Diel variation in vertical distribution of an offshore ichthyoplankton community off the Oregon coast","author":[{"family":"Auth","given":"Toby D."}],"issued":{"date-parts":[["2007"]]}}}],"schema":"https://github.com/citation-style-language/schema/raw/master/csl-citation.json"} </w:instrText>
      </w:r>
      <w:r w:rsidR="002A2056">
        <w:fldChar w:fldCharType="separate"/>
      </w:r>
      <w:r w:rsidR="002A2056" w:rsidRPr="002A2056">
        <w:t>(Auth, 2007)</w:t>
      </w:r>
      <w:r w:rsidR="002A2056">
        <w:fldChar w:fldCharType="end"/>
      </w:r>
      <w:r w:rsidRPr="00DF4B39">
        <w:t xml:space="preserve">. </w:t>
      </w:r>
      <w:r w:rsidR="00661AD6">
        <w:t>Further, t</w:t>
      </w:r>
      <w:r w:rsidRPr="00DF4B39">
        <w:t xml:space="preserve">here is evidence </w:t>
      </w:r>
      <w:r w:rsidR="00CB5111">
        <w:t>of</w:t>
      </w:r>
      <w:r w:rsidR="00CB5111" w:rsidRPr="00DF4B39">
        <w:t xml:space="preserve"> </w:t>
      </w:r>
      <w:r w:rsidRPr="00DF4B39">
        <w:t xml:space="preserve">diel vertical migration (DVM) in </w:t>
      </w:r>
      <w:r w:rsidR="00661AD6">
        <w:t>some larval fishes</w:t>
      </w:r>
      <w:r w:rsidR="00CB5111">
        <w:t xml:space="preserve"> </w:t>
      </w:r>
      <w:r w:rsidR="00CB5111">
        <w:fldChar w:fldCharType="begin"/>
      </w:r>
      <w:r w:rsidR="00CB5111">
        <w:instrText xml:space="preserve"> ADDIN ZOTERO_ITEM CSL_CITATION {"citationID":"7qVpn56p","properties":{"unsorted":false,"formattedCitation":"(Auth, 2007)","plainCitation":"(Auth, 2007)","noteIndex":0},"citationItems":[{"id":32,"uris":["http://zotero.org/groups/6650714/items/CYXAK7PR"],"itemData":{"id":32,"type":"article-journal","language":"English","source":"COinS","title":"Diel variation in vertical distribution of an offshore ichthyoplankton community off the Oregon coast","author":[{"family":"Auth","given":"Toby D."}],"issued":{"date-parts":[["2007"]]}}}],"schema":"https://github.com/citation-style-language/schema/raw/master/csl-citation.json"} </w:instrText>
      </w:r>
      <w:r w:rsidR="00CB5111">
        <w:fldChar w:fldCharType="separate"/>
      </w:r>
      <w:r w:rsidR="00CB5111" w:rsidRPr="00CB5111">
        <w:t>(Auth, 2007)</w:t>
      </w:r>
      <w:r w:rsidR="00CB5111">
        <w:fldChar w:fldCharType="end"/>
      </w:r>
      <w:r w:rsidRPr="00DF4B39">
        <w:t xml:space="preserve">, </w:t>
      </w:r>
      <w:r w:rsidR="00CB5111">
        <w:t>which may contribute to sub</w:t>
      </w:r>
      <w:r w:rsidR="00B601DD">
        <w:t>-</w:t>
      </w:r>
      <w:r w:rsidR="00CB5111">
        <w:t>daily vertical variation in ichthyoplankton abundance and assemblage composition</w:t>
      </w:r>
      <w:r w:rsidRPr="00DF4B39">
        <w:t xml:space="preserve">. Diel </w:t>
      </w:r>
      <w:r w:rsidR="00C903B8">
        <w:t>variation in ichthyoplankton abundance and assemblage composition</w:t>
      </w:r>
      <w:r w:rsidR="00C903B8" w:rsidRPr="00DF4B39">
        <w:t xml:space="preserve"> </w:t>
      </w:r>
      <w:r w:rsidR="00C903B8">
        <w:t>caused by DVM is</w:t>
      </w:r>
      <w:r w:rsidRPr="00DF4B39">
        <w:t xml:space="preserve"> not accounted for, however, in common sampling schemes that are depth-integrated and </w:t>
      </w:r>
      <w:r w:rsidR="00C94D00">
        <w:t>sample once during a</w:t>
      </w:r>
      <w:r w:rsidRPr="00DF4B39">
        <w:t xml:space="preserve"> day</w:t>
      </w:r>
      <w:r w:rsidR="001A6532">
        <w:t xml:space="preserve"> and, as a result, can be biased by DVM</w:t>
      </w:r>
      <w:r w:rsidR="009625C6">
        <w:t xml:space="preserve"> </w:t>
      </w:r>
      <w:r w:rsidR="009625C6">
        <w:fldChar w:fldCharType="begin"/>
      </w:r>
      <w:r w:rsidR="00D50AF7">
        <w:instrText xml:space="preserve"> ADDIN ZOTERO_ITEM CSL_CITATION {"citationID":"OVrE7L5s","properties":{"unsorted":false,"formattedCitation":"(Neilson and Perry, 1990)","plainCitation":"(Neilson and Perry, 1990)","noteIndex":0},"citationItems":[{"id":42,"uris":["http://zotero.org/groups/6650714/items/42E562B6"],"itemData":{"id":42,"type":"article-journal","abstract":"Publisher Summary Diel vertical migrations are cyclic changes in the position of aquatic organisms in the water column that occur with 24-h periodicity. Such movements occur at various stages of the development of teleosts, although they are often more evident during the first year of life. Despite frequent study, fundamental questions concerning the nature of diel vertical migrations remain. For example, most life-history traits exhibit phenotypic plasticity in response to environmental factors during the development. From the fisheries viewpoint, an understanding of diel vertical migration is critical for surveys of abundance at all life-history stages. Such surveys of exploited populations of adult fish have long been employed during the stock assessment process and are becoming increasingly significant, particularly, in light of the difficulties associated with obtaining reliable commercial fishery statistics. This chapter presents a review of the studies of diel vertical migration of marine fish species. The extent to which fish exhibit plasticity in their patterns of diel migrations is examined, both with respect to varying environmental conditions and ontogeny. Most importantly, the chapter also assesses whether the patterns of diel vertical migration fits the criteria for endogenous circadian rhythms. Finally, it attempts to address whether the observed diel periodicity in depth occupied is a result of the endogenous effects whereby the periodicity is derived from the fishes' biochemistry or biophysics, rather than more direct effects of environmental stimuli, such as changes in light and temperature providing a cue for certain behavior.","DOI":"10.1016/S0065-2881(08)60200-X","language":"en","note":"Book Title: Advances in Marine Biology\nISBN: 9780120261260\nDOI: 10.1016/S0065-2881(08)60200-X","page":"115-168","publisher":"Elsevier","source":"Semantic Scholar","title":"Diel Vertical Migrations of Marine Fishes: an Obligate or Facultative Process?","title-short":"Diel Vertical Migrations of Marine Fishes","volume":"26","author":[{"family":"Neilson","given":"J.D."},{"family":"Perry","given":"R.I."}],"issued":{"date-parts":[["1990"]]}}}],"schema":"https://github.com/citation-style-language/schema/raw/master/csl-citation.json"} </w:instrText>
      </w:r>
      <w:r w:rsidR="009625C6">
        <w:fldChar w:fldCharType="separate"/>
      </w:r>
      <w:r w:rsidR="00D50AF7" w:rsidRPr="00D50AF7">
        <w:t>(Neilson and Perry, 1990)</w:t>
      </w:r>
      <w:r w:rsidR="009625C6">
        <w:fldChar w:fldCharType="end"/>
      </w:r>
      <w:r w:rsidR="00C94D00">
        <w:t>. We are not aware of any previous depth-stratified studies of ichthyoplankton abundance or assemblage composition during winter in the NCC</w:t>
      </w:r>
      <w:r w:rsidR="00AF7B28" w:rsidRPr="00DF4B39">
        <w:t>.</w:t>
      </w:r>
      <w:r w:rsidR="005067C5" w:rsidRPr="00DF4B39">
        <w:t xml:space="preserve"> </w:t>
      </w:r>
      <w:r w:rsidR="00C94D00">
        <w:t xml:space="preserve">Consequently, </w:t>
      </w:r>
      <w:r w:rsidR="001A6532">
        <w:t xml:space="preserve">the degree of vertical variation in ichthyoplankton abundance and assemblage composition during winter, the time of greatest larval fish abundance and diversity in this region, </w:t>
      </w:r>
      <w:r w:rsidR="00C94D00">
        <w:t>is unknown</w:t>
      </w:r>
      <w:r w:rsidR="009625C6">
        <w:t>. Similarly,</w:t>
      </w:r>
      <w:r w:rsidR="001A6532">
        <w:t xml:space="preserve"> </w:t>
      </w:r>
      <w:r w:rsidR="009625C6">
        <w:t>the degree to which</w:t>
      </w:r>
      <w:r w:rsidR="00C94D00">
        <w:t xml:space="preserve"> </w:t>
      </w:r>
      <w:r w:rsidR="001A6532">
        <w:t xml:space="preserve">the limited research on environmental </w:t>
      </w:r>
      <w:r w:rsidR="009625C6">
        <w:t>influences on winter ichthyoplankton assemblages is biased by DVM</w:t>
      </w:r>
      <w:r w:rsidR="00D50AF7">
        <w:t xml:space="preserve"> is unknown</w:t>
      </w:r>
      <w:commentRangeStart w:id="5"/>
      <w:commentRangeStart w:id="6"/>
      <w:r w:rsidR="008544F1" w:rsidRPr="00DF4B39">
        <w:t>.</w:t>
      </w:r>
      <w:commentRangeEnd w:id="5"/>
      <w:r w:rsidR="00DF4B39" w:rsidRPr="00DF4B39">
        <w:rPr>
          <w:rStyle w:val="CommentReference"/>
          <w:sz w:val="24"/>
          <w:szCs w:val="24"/>
        </w:rPr>
        <w:commentReference w:id="5"/>
      </w:r>
      <w:commentRangeEnd w:id="6"/>
      <w:r w:rsidR="00D50AF7" w:rsidRPr="00DF4B39">
        <w:rPr>
          <w:rStyle w:val="CommentReference"/>
          <w:sz w:val="24"/>
          <w:szCs w:val="24"/>
        </w:rPr>
        <w:commentReference w:id="6"/>
      </w:r>
    </w:p>
    <w:p w14:paraId="57A65343" w14:textId="08151A62" w:rsidR="00CB0420" w:rsidRPr="00DF4B39" w:rsidRDefault="00EA4AC4" w:rsidP="00241E61">
      <w:r w:rsidRPr="00DF4B39">
        <w:lastRenderedPageBreak/>
        <w:t>Using depth-discrete</w:t>
      </w:r>
      <w:r w:rsidR="00BB3B43">
        <w:t xml:space="preserve"> winter</w:t>
      </w:r>
      <w:r w:rsidRPr="00DF4B39">
        <w:t xml:space="preserve"> ichthyoplankton </w:t>
      </w:r>
      <w:r w:rsidR="00D50AF7">
        <w:t xml:space="preserve">abundance </w:t>
      </w:r>
      <w:r w:rsidRPr="00DF4B39">
        <w:t>data, we</w:t>
      </w:r>
      <w:r w:rsidR="00ED380A">
        <w:t xml:space="preserve"> (1) characterized winter ichthyoplankton assemblages</w:t>
      </w:r>
      <w:r w:rsidR="00BB3B43">
        <w:t xml:space="preserve"> of the NCC</w:t>
      </w:r>
      <w:r w:rsidR="00ED380A">
        <w:t>, (2) used fine-scale spatiotemporal and environmental factors to explain variation in winter ichthyoplankton assemblage composition, and (3) examined taxon-specific diel variation in vertical abundance distribution</w:t>
      </w:r>
      <w:r w:rsidRPr="00DF4B39">
        <w:t xml:space="preserve">. </w:t>
      </w:r>
      <w:r w:rsidR="00852AFF">
        <w:t xml:space="preserve">The results of this study will support </w:t>
      </w:r>
      <w:r w:rsidRPr="00DF4B39">
        <w:t xml:space="preserve">prediction of </w:t>
      </w:r>
      <w:r w:rsidR="00852AFF">
        <w:t>larval</w:t>
      </w:r>
      <w:r w:rsidRPr="00DF4B39">
        <w:t xml:space="preserve"> abundance </w:t>
      </w:r>
      <w:r w:rsidR="00852AFF">
        <w:t xml:space="preserve">of </w:t>
      </w:r>
      <w:r w:rsidRPr="00DF4B39">
        <w:t xml:space="preserve">and recruitment </w:t>
      </w:r>
      <w:r w:rsidR="00852AFF">
        <w:t xml:space="preserve">to adult populations </w:t>
      </w:r>
      <w:r w:rsidRPr="00DF4B39">
        <w:t xml:space="preserve">of </w:t>
      </w:r>
      <w:r w:rsidR="00852AFF">
        <w:t xml:space="preserve">winter-spawning fish </w:t>
      </w:r>
      <w:r w:rsidR="001A7C11">
        <w:t>and reveal potential diel biases in estimates of the abundance of larval fishes</w:t>
      </w:r>
      <w:r w:rsidRPr="00DF4B39">
        <w:t xml:space="preserve">. </w:t>
      </w:r>
    </w:p>
    <w:p w14:paraId="27711541" w14:textId="77777777" w:rsidR="002050D6" w:rsidRDefault="002050D6" w:rsidP="00241E61"/>
    <w:p w14:paraId="63DE0114" w14:textId="3B421EF1" w:rsidR="00CB0420" w:rsidRPr="00434324" w:rsidRDefault="00B16C42" w:rsidP="00241E61">
      <w:pPr>
        <w:pStyle w:val="Heading1"/>
      </w:pPr>
      <w:r w:rsidRPr="00434324">
        <w:t>2</w:t>
      </w:r>
      <w:r w:rsidRPr="00434324">
        <w:tab/>
      </w:r>
      <w:r w:rsidR="00434324" w:rsidRPr="00434324">
        <w:t>MATERIALS AND METHODS</w:t>
      </w:r>
    </w:p>
    <w:p w14:paraId="45CBF884" w14:textId="2F55AB27" w:rsidR="002050D6" w:rsidRDefault="002050D6" w:rsidP="00241E61">
      <w:pPr>
        <w:pStyle w:val="Heading2"/>
      </w:pPr>
      <w:r w:rsidRPr="00434324">
        <w:t xml:space="preserve">2.1 </w:t>
      </w:r>
      <w:r w:rsidRPr="00434324">
        <w:tab/>
        <w:t>Sampling and data collection</w:t>
      </w:r>
    </w:p>
    <w:p w14:paraId="44D8FA54" w14:textId="6777FDC0" w:rsidR="00434324" w:rsidRDefault="00956532" w:rsidP="00241E61">
      <w:r>
        <w:t>Field sampling took place</w:t>
      </w:r>
      <w:r w:rsidR="00BB3B43">
        <w:t xml:space="preserve"> </w:t>
      </w:r>
      <w:r>
        <w:t xml:space="preserve">in the NCC (41–47°N) on </w:t>
      </w:r>
      <w:r w:rsidR="00A361A5">
        <w:t xml:space="preserve">4 </w:t>
      </w:r>
      <w:r>
        <w:t xml:space="preserve">research cruises </w:t>
      </w:r>
      <w:r w:rsidR="005D1578">
        <w:t>during February 17–23, 2018; March 4–12, 2019; March 3–11, 2022; and February 17–26, 2023.</w:t>
      </w:r>
      <w:r>
        <w:t xml:space="preserve"> In 2018 and 2019, sampling took place</w:t>
      </w:r>
      <w:r w:rsidR="00553F2A">
        <w:t xml:space="preserve"> at </w:t>
      </w:r>
      <w:r w:rsidR="00A361A5">
        <w:t xml:space="preserve">5 </w:t>
      </w:r>
      <w:r w:rsidR="00553F2A">
        <w:t>stations</w:t>
      </w:r>
      <w:r>
        <w:t xml:space="preserve"> along</w:t>
      </w:r>
      <w:r w:rsidR="00553F2A">
        <w:t xml:space="preserve"> each of</w:t>
      </w:r>
      <w:r>
        <w:t xml:space="preserve"> </w:t>
      </w:r>
      <w:r w:rsidR="00A361A5">
        <w:t xml:space="preserve">2 </w:t>
      </w:r>
      <w:r>
        <w:t xml:space="preserve">cross-shelf transects, which were sampled multiple times during both day and night. In 2022 and 2023, </w:t>
      </w:r>
      <w:r w:rsidR="00A361A5">
        <w:t xml:space="preserve">4–6 </w:t>
      </w:r>
      <w:r>
        <w:t>cross-shelf transects</w:t>
      </w:r>
      <w:r w:rsidR="00553F2A">
        <w:t xml:space="preserve"> with </w:t>
      </w:r>
      <w:r w:rsidR="00A361A5">
        <w:t>3</w:t>
      </w:r>
      <w:r w:rsidR="00553F2A">
        <w:t>–6 stations each</w:t>
      </w:r>
      <w:r>
        <w:t xml:space="preserve"> were sampled once per cruise.</w:t>
      </w:r>
      <w:r w:rsidR="001F3F34">
        <w:t xml:space="preserve"> (Fig</w:t>
      </w:r>
      <w:r w:rsidR="00614027">
        <w:t>ure</w:t>
      </w:r>
      <w:r w:rsidR="001F3F34">
        <w:t xml:space="preserve"> 1A)</w:t>
      </w:r>
    </w:p>
    <w:p w14:paraId="5A06343A" w14:textId="09C499A2" w:rsidR="00956532" w:rsidRPr="00F81DB1" w:rsidRDefault="00956532" w:rsidP="00241E61">
      <w:pPr>
        <w:rPr>
          <w:i/>
          <w:iCs/>
        </w:rPr>
      </w:pPr>
      <w:r>
        <w:t>Plankton samples were collected using a coupled Multiple Opening/Closing Net and Environmental Sensing System (MOCNESS)</w:t>
      </w:r>
      <w:r w:rsidR="00553F2A">
        <w:t xml:space="preserve"> which had two sets of four nets. One set of nets had 1-m</w:t>
      </w:r>
      <w:r w:rsidR="00553F2A">
        <w:rPr>
          <w:vertAlign w:val="superscript"/>
        </w:rPr>
        <w:t>2</w:t>
      </w:r>
      <w:r w:rsidR="00553F2A">
        <w:t xml:space="preserve"> </w:t>
      </w:r>
      <w:r w:rsidR="001D22B8">
        <w:t>mouth</w:t>
      </w:r>
      <w:r w:rsidR="00A361A5">
        <w:t>s</w:t>
      </w:r>
      <w:r w:rsidR="00553F2A">
        <w:t xml:space="preserve"> and 333-µm mesh, while the other set had 4-m</w:t>
      </w:r>
      <w:r w:rsidR="00553F2A">
        <w:rPr>
          <w:vertAlign w:val="superscript"/>
        </w:rPr>
        <w:t>2</w:t>
      </w:r>
      <w:r w:rsidR="00553F2A">
        <w:t xml:space="preserve"> </w:t>
      </w:r>
      <w:r w:rsidR="001D22B8">
        <w:t>mouth</w:t>
      </w:r>
      <w:r w:rsidR="00A361A5">
        <w:t>s</w:t>
      </w:r>
      <w:r w:rsidR="00553F2A">
        <w:t xml:space="preserve"> and 1000-µm mesh. Each successive net was used to sample from approximately 100–75 m, 75–50 m, 50–25 m, and 25–0 m depth</w:t>
      </w:r>
      <w:r w:rsidR="001D22B8">
        <w:t>. At sampling stations where the seafloor was &lt; 100 m below the surface, the MOCNESS was used to sample as close as possible (&lt; 10 m) to the seafloor</w:t>
      </w:r>
      <w:r w:rsidR="00553F2A">
        <w:t xml:space="preserve">. </w:t>
      </w:r>
      <w:r w:rsidR="000D2CE3">
        <w:t>The MOCNESS was equipped with a flowmeter to allow estimation of the volume of water sampled during each net tow, a</w:t>
      </w:r>
      <w:r w:rsidR="00553F2A">
        <w:t xml:space="preserve"> depth sensor was used to monitor its depth</w:t>
      </w:r>
      <w:r w:rsidR="003A7D45">
        <w:t xml:space="preserve"> (m)</w:t>
      </w:r>
      <w:r w:rsidR="00553F2A">
        <w:t>, and temperature and conductivity sensors were used to measure temperature</w:t>
      </w:r>
      <w:r w:rsidR="003A7D45">
        <w:t xml:space="preserve"> (°C)</w:t>
      </w:r>
      <w:r w:rsidR="00553F2A">
        <w:t xml:space="preserve"> and salinity</w:t>
      </w:r>
      <w:r w:rsidR="003A7D45">
        <w:t xml:space="preserve"> (PSU)</w:t>
      </w:r>
      <w:r w:rsidR="00553F2A">
        <w:t xml:space="preserve"> </w:t>
      </w:r>
      <w:r w:rsidR="003A7D45">
        <w:t xml:space="preserve">at a rate of 1 Hz </w:t>
      </w:r>
      <w:r w:rsidR="00553F2A">
        <w:t>during sampl</w:t>
      </w:r>
      <w:r w:rsidR="001D22B8">
        <w:t>ing</w:t>
      </w:r>
      <w:r w:rsidR="001F3F34">
        <w:t>. Mean depth, temperature, and salinity during each net tow was calculated (Fig</w:t>
      </w:r>
      <w:ins w:id="7" w:author="McCloskey, Ross" w:date="2026-09-23T15:33:00Z" w16du:dateUtc="2026-09-23T22:33:00Z">
        <w:r w:rsidR="00F07445">
          <w:t>ure</w:t>
        </w:r>
      </w:ins>
      <w:del w:id="8" w:author="McCloskey, Ross" w:date="2026-09-23T15:33:00Z" w16du:dateUtc="2026-09-23T22:33:00Z">
        <w:r w:rsidR="001F3F34" w:rsidDel="00F07445">
          <w:delText>.</w:delText>
        </w:r>
      </w:del>
      <w:r w:rsidR="001F3F34">
        <w:t xml:space="preserve"> 1B–C)</w:t>
      </w:r>
      <w:r w:rsidR="001D22B8">
        <w:t>. Upon retrieval of the MOCNESS, bulk plankton samples were preserved in 95% ethanol. All ichthyoplankton were then visually identified to the finest possible taxonomic resolution (usually genus- or species-level) and counted.</w:t>
      </w:r>
      <w:ins w:id="9" w:author="Bobay, Luke Andrew" w:date="2026-09-09T08:49:00Z" w16du:dateUtc="2026-09-09T15:49:00Z">
        <w:r w:rsidR="008E0B6D">
          <w:t xml:space="preserve"> </w:t>
        </w:r>
      </w:ins>
    </w:p>
    <w:p w14:paraId="75E0D72F" w14:textId="3320A5D9" w:rsidR="001D22B8" w:rsidRPr="00DE1D8D" w:rsidRDefault="00036569" w:rsidP="00241E61">
      <w:r>
        <w:t xml:space="preserve">At each sampling station, usually immediately prior to, but always within </w:t>
      </w:r>
      <w:r w:rsidR="00F905C9">
        <w:t>3</w:t>
      </w:r>
      <w:r>
        <w:t xml:space="preserve"> h of</w:t>
      </w:r>
      <w:r w:rsidR="001F3F34">
        <w:t>,</w:t>
      </w:r>
      <w:r>
        <w:t xml:space="preserve"> MOCNESS sampling, a </w:t>
      </w:r>
      <w:r w:rsidR="00F905C9">
        <w:t>sensor package including a dissolved oxygen sensor</w:t>
      </w:r>
      <w:r>
        <w:t xml:space="preserve"> </w:t>
      </w:r>
      <w:r w:rsidR="003A7D45">
        <w:t xml:space="preserve">and a fluorescence probe </w:t>
      </w:r>
      <w:r>
        <w:t>was towed vertically through the top 100 m of the water column</w:t>
      </w:r>
      <w:r w:rsidR="00A361A5">
        <w:t xml:space="preserve"> and </w:t>
      </w:r>
      <w:r w:rsidR="00FC5FF9">
        <w:t>used to measure dissolved oxygen (DO; mL L</w:t>
      </w:r>
      <w:r w:rsidR="00FC5FF9">
        <w:rPr>
          <w:vertAlign w:val="superscript"/>
        </w:rPr>
        <w:t>-1</w:t>
      </w:r>
      <w:r w:rsidR="00FC5FF9">
        <w:t>) and chlorophyll-</w:t>
      </w:r>
      <w:r w:rsidR="00FC5FF9">
        <w:rPr>
          <w:i/>
          <w:iCs/>
        </w:rPr>
        <w:t>a</w:t>
      </w:r>
      <w:r w:rsidR="00FC5FF9">
        <w:t xml:space="preserve"> (chl-</w:t>
      </w:r>
      <w:r w:rsidR="00FC5FF9">
        <w:rPr>
          <w:i/>
          <w:iCs/>
        </w:rPr>
        <w:t>a</w:t>
      </w:r>
      <w:r w:rsidR="00FC5FF9">
        <w:t>; mg m</w:t>
      </w:r>
      <w:r w:rsidR="00FC5FF9">
        <w:rPr>
          <w:vertAlign w:val="superscript"/>
        </w:rPr>
        <w:t>-3</w:t>
      </w:r>
      <w:r w:rsidR="00FC5FF9">
        <w:t>) at a rate of 24 Hz</w:t>
      </w:r>
      <w:r w:rsidR="00D919C0">
        <w:t xml:space="preserve">. </w:t>
      </w:r>
      <w:r w:rsidR="001F3F34">
        <w:t>At sampling stations where the seafloor was &lt; 100 m below the surface, the sensor package was used to</w:t>
      </w:r>
      <w:r w:rsidR="00FC5FF9">
        <w:t xml:space="preserve"> sample</w:t>
      </w:r>
      <w:r w:rsidR="001F3F34">
        <w:t xml:space="preserve"> as close as possible (&lt; 10 m) to the seafloor. </w:t>
      </w:r>
      <w:r w:rsidR="00851E58">
        <w:t>DO</w:t>
      </w:r>
      <w:r w:rsidR="003A7D45">
        <w:t xml:space="preserve"> and </w:t>
      </w:r>
      <w:r w:rsidR="00851E58">
        <w:t>chl-</w:t>
      </w:r>
      <w:r w:rsidR="00851E58">
        <w:rPr>
          <w:i/>
          <w:iCs/>
        </w:rPr>
        <w:t>a</w:t>
      </w:r>
      <w:r w:rsidR="003A7D45">
        <w:t xml:space="preserve"> values were averaged within 0.5-m depth bins. Then, mean </w:t>
      </w:r>
      <w:r w:rsidR="00851E58">
        <w:t>DO</w:t>
      </w:r>
      <w:r w:rsidR="003A7D45">
        <w:t xml:space="preserve"> </w:t>
      </w:r>
      <w:r w:rsidR="00851E58">
        <w:t>within the range of depths sampled by each corresponding MOCNESS net tow was calculated</w:t>
      </w:r>
      <w:r w:rsidR="00796201">
        <w:t xml:space="preserve"> (Fig</w:t>
      </w:r>
      <w:ins w:id="10" w:author="McCloskey, Ross" w:date="2026-09-23T15:35:00Z" w16du:dateUtc="2026-09-23T22:35:00Z">
        <w:r w:rsidR="00F07445">
          <w:t>ure</w:t>
        </w:r>
      </w:ins>
      <w:del w:id="11" w:author="McCloskey, Ross" w:date="2026-09-23T15:35:00Z" w16du:dateUtc="2026-09-23T22:35:00Z">
        <w:r w:rsidR="00796201" w:rsidDel="00F07445">
          <w:delText>.</w:delText>
        </w:r>
      </w:del>
      <w:r w:rsidR="00796201">
        <w:t xml:space="preserve"> 1D)</w:t>
      </w:r>
      <w:r w:rsidR="00851E58">
        <w:t>. Mean chl-</w:t>
      </w:r>
      <w:r w:rsidR="00851E58">
        <w:rPr>
          <w:i/>
          <w:iCs/>
        </w:rPr>
        <w:t xml:space="preserve">a </w:t>
      </w:r>
      <w:r w:rsidR="00851E58">
        <w:t>was calculated</w:t>
      </w:r>
      <w:r w:rsidR="00851E58">
        <w:rPr>
          <w:i/>
          <w:iCs/>
        </w:rPr>
        <w:t xml:space="preserve"> </w:t>
      </w:r>
      <w:r w:rsidR="00851E58">
        <w:t>across all depths sampled</w:t>
      </w:r>
      <w:r w:rsidR="00DE1D8D">
        <w:t xml:space="preserve"> at a given station</w:t>
      </w:r>
      <w:r w:rsidR="00796201">
        <w:t xml:space="preserve"> (Fig</w:t>
      </w:r>
      <w:ins w:id="12" w:author="McCloskey, Ross" w:date="2026-09-23T15:35:00Z" w16du:dateUtc="2026-09-23T22:35:00Z">
        <w:r w:rsidR="00F07445">
          <w:t>ure</w:t>
        </w:r>
      </w:ins>
      <w:del w:id="13" w:author="McCloskey, Ross" w:date="2026-09-23T15:35:00Z" w16du:dateUtc="2026-09-23T22:35:00Z">
        <w:r w:rsidR="00796201" w:rsidDel="00F07445">
          <w:delText>.</w:delText>
        </w:r>
      </w:del>
      <w:r w:rsidR="00796201">
        <w:t xml:space="preserve"> 1E)</w:t>
      </w:r>
      <w:r w:rsidR="00851E58">
        <w:t>, as the vertical position of phytoplankton and zooplankton that are prey for larval fish change on shorter temporal scales than those at which they likely influence the abundance of larval fish, so we expected</w:t>
      </w:r>
      <w:r w:rsidR="00DE1D8D">
        <w:t xml:space="preserve"> depth-integrated</w:t>
      </w:r>
      <w:r w:rsidR="00851E58">
        <w:t xml:space="preserve"> chl-</w:t>
      </w:r>
      <w:r w:rsidR="00851E58">
        <w:rPr>
          <w:i/>
          <w:iCs/>
        </w:rPr>
        <w:t>a</w:t>
      </w:r>
      <w:r w:rsidR="00851E58">
        <w:t xml:space="preserve"> to be more relevant to ichthyoplankton abundance and assemblage composition </w:t>
      </w:r>
      <w:r w:rsidR="00DE1D8D">
        <w:t>than depth-discrete chl-</w:t>
      </w:r>
      <w:r w:rsidR="00DE1D8D">
        <w:rPr>
          <w:i/>
          <w:iCs/>
        </w:rPr>
        <w:t>a</w:t>
      </w:r>
      <w:r w:rsidR="00DE1D8D">
        <w:t>.</w:t>
      </w:r>
    </w:p>
    <w:p w14:paraId="69B52700" w14:textId="071DD95E" w:rsidR="009D242D" w:rsidRDefault="00434324" w:rsidP="00241E61">
      <w:pPr>
        <w:pStyle w:val="Heading2"/>
      </w:pPr>
      <w:r>
        <w:lastRenderedPageBreak/>
        <w:t>2.2</w:t>
      </w:r>
      <w:r>
        <w:tab/>
      </w:r>
      <w:r w:rsidR="009B4152">
        <w:t>Statistical</w:t>
      </w:r>
      <w:r w:rsidR="004E11AC">
        <w:t xml:space="preserve"> </w:t>
      </w:r>
      <w:r w:rsidR="008F647F">
        <w:t>analysis</w:t>
      </w:r>
    </w:p>
    <w:p w14:paraId="289519AA" w14:textId="6968A61C" w:rsidR="00B57A56" w:rsidDel="00495D22" w:rsidRDefault="00E0136F" w:rsidP="00241E61">
      <w:pPr>
        <w:rPr>
          <w:del w:id="14" w:author="Bobay, Luke Andrew" w:date="2026-09-09T09:01:00Z" w16du:dateUtc="2026-09-09T16:01:00Z"/>
        </w:rPr>
      </w:pPr>
      <w:r>
        <w:t>Because some genera and species were rare, could only be identified to the family level (either because they were morphologically similar to co-occurring taxa or specimens were often damaged), or were considered very ecologically similar (</w:t>
      </w:r>
      <w:r>
        <w:rPr>
          <w:i/>
          <w:iCs/>
        </w:rPr>
        <w:t>i.e.</w:t>
      </w:r>
      <w:r>
        <w:t>, similar spawning habits and habitat affinity) to other taxa in the same family, some taxa were grouped within families (</w:t>
      </w:r>
      <w:r>
        <w:rPr>
          <w:i/>
          <w:iCs/>
        </w:rPr>
        <w:t>i.e.</w:t>
      </w:r>
      <w:r>
        <w:t>, Agonidae, Ammodytidae, Cottidae, Cyclopsettidae, Gadidae, Hexagrammidae, Osmeridae, and Psychrolutidae) prior to statistical analyses.</w:t>
      </w:r>
      <w:r>
        <w:rPr>
          <w:i/>
          <w:iCs/>
        </w:rPr>
        <w:t xml:space="preserve"> </w:t>
      </w:r>
      <w:r w:rsidR="00F058F4">
        <w:t xml:space="preserve">To further reduce noise in the data, </w:t>
      </w:r>
      <w:r w:rsidR="00563F50">
        <w:t xml:space="preserve">we </w:t>
      </w:r>
      <w:r>
        <w:t xml:space="preserve">omitted data for </w:t>
      </w:r>
      <w:r w:rsidR="0036218E">
        <w:t xml:space="preserve">other </w:t>
      </w:r>
      <w:r>
        <w:t>taxa present in fewer than 5% of samples</w:t>
      </w:r>
      <w:r w:rsidR="0007479F">
        <w:t xml:space="preserve"> </w:t>
      </w:r>
      <w:r w:rsidR="00884195">
        <w:t xml:space="preserve">and </w:t>
      </w:r>
      <w:r>
        <w:t>samples containing</w:t>
      </w:r>
      <w:r w:rsidR="00884195">
        <w:t xml:space="preserve"> fewer than </w:t>
      </w:r>
      <w:r w:rsidR="00A95481">
        <w:t xml:space="preserve">10 total individuals. </w:t>
      </w:r>
    </w:p>
    <w:p w14:paraId="1100B1E2" w14:textId="3180DF78" w:rsidR="00495D22" w:rsidRPr="00F81DB1" w:rsidRDefault="00495D22" w:rsidP="00241E61">
      <w:pPr>
        <w:rPr>
          <w:i/>
          <w:iCs/>
        </w:rPr>
      </w:pPr>
      <w:r>
        <w:rPr>
          <w:i/>
          <w:iCs/>
        </w:rPr>
        <w:t>Characterization of assemblages</w:t>
      </w:r>
    </w:p>
    <w:p w14:paraId="59FE776A" w14:textId="1F103CB1" w:rsidR="00155087" w:rsidRDefault="000D2CE3" w:rsidP="00241E61">
      <w:r>
        <w:t>Prior to multivariate analyses</w:t>
      </w:r>
      <w:r w:rsidR="00FB37D5">
        <w:t>,</w:t>
      </w:r>
      <w:r w:rsidR="00174277">
        <w:t xml:space="preserve"> </w:t>
      </w:r>
      <w:r w:rsidR="00DF592A">
        <w:t xml:space="preserve">the </w:t>
      </w:r>
      <w:r w:rsidR="0036218E">
        <w:t xml:space="preserve">concentration </w:t>
      </w:r>
      <w:r>
        <w:t>per unit of water sampled during the net tow in which</w:t>
      </w:r>
      <w:r w:rsidR="0036218E">
        <w:t xml:space="preserve"> </w:t>
      </w:r>
      <w:r w:rsidR="00DF592A">
        <w:t xml:space="preserve">each </w:t>
      </w:r>
      <w:r w:rsidR="0036218E">
        <w:t>sample</w:t>
      </w:r>
      <w:r>
        <w:t xml:space="preserve"> was collected (ind. m</w:t>
      </w:r>
      <w:r>
        <w:rPr>
          <w:vertAlign w:val="superscript"/>
        </w:rPr>
        <w:t>-3</w:t>
      </w:r>
      <w:r>
        <w:t>) of ichthyoplankton belonging to each taxonomic group</w:t>
      </w:r>
      <w:r w:rsidR="00DF592A">
        <w:t xml:space="preserve"> was</w:t>
      </w:r>
      <w:r w:rsidR="0036218E">
        <w:t xml:space="preserve"> first</w:t>
      </w:r>
      <w:r w:rsidR="00DF592A">
        <w:t xml:space="preserve"> square-root</w:t>
      </w:r>
      <w:r w:rsidR="0036218E">
        <w:t>-</w:t>
      </w:r>
      <w:r w:rsidR="00DF592A">
        <w:t xml:space="preserve">transformed. </w:t>
      </w:r>
      <w:r>
        <w:t xml:space="preserve">Transformed concentrations </w:t>
      </w:r>
      <w:r w:rsidR="00DF592A">
        <w:t xml:space="preserve">were then used to </w:t>
      </w:r>
      <w:r>
        <w:t xml:space="preserve">calculate </w:t>
      </w:r>
      <w:r w:rsidR="00DF592A">
        <w:t xml:space="preserve">Bray-Curtis dissimilarities </w:t>
      </w:r>
      <w:r w:rsidR="004B2CB6">
        <w:t xml:space="preserve">among </w:t>
      </w:r>
      <w:r w:rsidR="000B6B2C">
        <w:t>samples</w:t>
      </w:r>
      <w:r w:rsidR="00DF592A">
        <w:t>. Agglomerative hierarchal clustering was performed on th</w:t>
      </w:r>
      <w:r w:rsidR="009B20E9">
        <w:t xml:space="preserve">e </w:t>
      </w:r>
      <w:r w:rsidR="004B2CB6">
        <w:t xml:space="preserve">resulting </w:t>
      </w:r>
      <w:r w:rsidR="009B20E9">
        <w:t xml:space="preserve">dissimilarity matrix </w:t>
      </w:r>
      <w:r w:rsidR="004B2CB6">
        <w:t>using average linkage (Fig</w:t>
      </w:r>
      <w:ins w:id="15" w:author="McCloskey, Ross" w:date="2026-09-23T15:38:00Z" w16du:dateUtc="2026-09-23T22:38:00Z">
        <w:r w:rsidR="00F81DB1">
          <w:t>ure</w:t>
        </w:r>
      </w:ins>
      <w:del w:id="16" w:author="McCloskey, Ross" w:date="2026-09-23T15:38:00Z" w16du:dateUtc="2026-09-23T22:38:00Z">
        <w:r w:rsidR="004B2CB6" w:rsidDel="00F81DB1">
          <w:delText>.</w:delText>
        </w:r>
      </w:del>
      <w:r w:rsidR="004B2CB6">
        <w:t xml:space="preserve"> S1)</w:t>
      </w:r>
      <w:r w:rsidR="00C2372B">
        <w:t xml:space="preserve">. </w:t>
      </w:r>
      <w:r w:rsidR="004B2CB6">
        <w:t>The number of clusters used was chosen such that samples assigned to each cluster differed meaningfully in coarse adult habitat affinity and taxonomic composition (Fig</w:t>
      </w:r>
      <w:r w:rsidR="00614027">
        <w:t>ure</w:t>
      </w:r>
      <w:r w:rsidR="004B2CB6">
        <w:t xml:space="preserve"> 2</w:t>
      </w:r>
      <w:r w:rsidR="00614027">
        <w:t>A</w:t>
      </w:r>
      <w:r w:rsidR="004B2CB6">
        <w:t>)</w:t>
      </w:r>
      <w:r w:rsidR="00614027">
        <w:t>, which were interpreted as representing ecologically meaningful differences among clusters</w:t>
      </w:r>
      <w:del w:id="17" w:author="McCloskey, Ross" w:date="2026-09-23T15:40:00Z" w16du:dateUtc="2026-09-23T22:40:00Z">
        <w:r w:rsidR="004B2CB6" w:rsidDel="00F81DB1">
          <w:delText>.</w:delText>
        </w:r>
      </w:del>
      <w:r w:rsidR="00B65034">
        <w:t xml:space="preserve">. </w:t>
      </w:r>
      <w:r w:rsidR="00A87C92">
        <w:t>I</w:t>
      </w:r>
      <w:r w:rsidR="003D3264">
        <w:t>n</w:t>
      </w:r>
      <w:r w:rsidR="006D744D">
        <w:t>dicator species analysis</w:t>
      </w:r>
      <w:r w:rsidR="004D2F54">
        <w:t xml:space="preserve"> </w:t>
      </w:r>
      <w:r w:rsidR="006D744D">
        <w:t xml:space="preserve">was </w:t>
      </w:r>
      <w:r w:rsidR="009B539C">
        <w:t xml:space="preserve">used </w:t>
      </w:r>
      <w:r w:rsidR="00F07BFB">
        <w:t xml:space="preserve">to identify </w:t>
      </w:r>
      <w:r w:rsidR="005166E6">
        <w:t>dominant tax</w:t>
      </w:r>
      <w:r w:rsidR="009B539C">
        <w:t>a</w:t>
      </w:r>
      <w:r w:rsidR="005166E6">
        <w:t xml:space="preserve"> </w:t>
      </w:r>
      <w:r w:rsidR="009B539C">
        <w:t>in each</w:t>
      </w:r>
      <w:r w:rsidR="005166E6">
        <w:t xml:space="preserve"> cluster</w:t>
      </w:r>
      <w:r w:rsidR="006D744D">
        <w:t xml:space="preserve">. </w:t>
      </w:r>
      <w:r w:rsidR="009B539C">
        <w:t>Non-metric multidimensional scaling</w:t>
      </w:r>
      <w:r w:rsidR="006B0B32">
        <w:t xml:space="preserve"> </w:t>
      </w:r>
      <w:r w:rsidR="009B539C">
        <w:t>(</w:t>
      </w:r>
      <w:commentRangeStart w:id="18"/>
      <w:r w:rsidR="006B0B32">
        <w:t>NMDS</w:t>
      </w:r>
      <w:commentRangeEnd w:id="18"/>
      <w:r w:rsidR="00D93053">
        <w:rPr>
          <w:rStyle w:val="CommentReference"/>
          <w:sz w:val="24"/>
          <w:szCs w:val="24"/>
        </w:rPr>
        <w:commentReference w:id="18"/>
      </w:r>
      <w:r w:rsidR="009B539C">
        <w:t>)</w:t>
      </w:r>
      <w:r w:rsidR="006B0B32">
        <w:t xml:space="preserve"> was </w:t>
      </w:r>
      <w:r w:rsidR="009B539C">
        <w:t xml:space="preserve">used to visualize similarities in the taxonomic composition of samples belonging to each cluster, and post hoc correlations between spatiotemporal </w:t>
      </w:r>
      <w:r w:rsidR="00C42AB6">
        <w:t>factors</w:t>
      </w:r>
      <w:r w:rsidR="009B539C">
        <w:t xml:space="preserve"> and the composite NMDS axes were calculated to allow visualization of associations between these </w:t>
      </w:r>
      <w:r w:rsidR="00C42AB6">
        <w:t>factors</w:t>
      </w:r>
      <w:r w:rsidR="009B539C">
        <w:t xml:space="preserve"> and the NMDS ordination space</w:t>
      </w:r>
      <w:r w:rsidR="00752993">
        <w:t>.</w:t>
      </w:r>
      <w:r w:rsidR="00D85B67">
        <w:t xml:space="preserve"> </w:t>
      </w:r>
      <w:r w:rsidR="00004A73">
        <w:t xml:space="preserve">Because </w:t>
      </w:r>
      <w:r w:rsidR="002F22CC">
        <w:t>NMDS</w:t>
      </w:r>
      <w:r w:rsidR="00004A73">
        <w:t xml:space="preserve"> stress is sensitive to sample size</w:t>
      </w:r>
      <w:r w:rsidR="00C42AB6">
        <w:t>, dimensionality, and data structure</w:t>
      </w:r>
      <w:r w:rsidR="002F22CC">
        <w:t>,</w:t>
      </w:r>
      <w:r w:rsidR="005B050C">
        <w:t xml:space="preserve"> conventional stress thresholds do not allow robust evaluation of whether an ordination adequately represents variation in a dissimilarity matrix </w:t>
      </w:r>
      <w:r w:rsidR="005B050C">
        <w:fldChar w:fldCharType="begin"/>
      </w:r>
      <w:r w:rsidR="005B050C">
        <w:instrText xml:space="preserve"> ADDIN ZOTERO_ITEM CSL_CITATION {"citationID":"eVStWhGz","properties":{"unsorted":false,"formattedCitation":"(Clarke, 1993; Dexter et al., 2018)","plainCitation":"(Clarke, 1993; Dexter et al., 2018)","noteIndex":0},"citationItems":[{"id":55,"uris":["http://zotero.org/groups/6650714/items/3BIFQJ8A"],"itemData":{"id":55,"type":"article-journal","abstract":"In the early 1980s, a strategy for graphical representation of multivariate (multispecies) abundance data was introduced into marine ecology by, among others. Field, et al. (1982). A decade on, it is instructive to: (i) identify which elements of this often-quoted strategy have proved most useful in practical assessment of community change resulting from pollution impact; and (ii) ask to what extent evolution of techniques in the intervening years has added self-consistency and comprehensiveness to the approach. The pivotal concept has proved to be that of a biologically-relevant definition of similarity of two samples, and its utilization mainly in simple rank form, for example 'sample A is more similar to sample B than it is to sample C. Statistical assumptions about the data are thus minimized and the resulting non-parametric techniques will be of very general applicability. From such a starting point, a unified framework needs to encompass: (i) the display of community patterns through clustering and ordination of samples; (ii) identification of species principally responsible for determining sample groupings; (iii) statistical tests for differences in space and time (multivariate analogues of analysis of variance, based on rank similarities); and (iv) the linking of community differences to patterns in the physical and chemical environment (the latter also dictated by rank similarities between samples). Techniques are described that bring such a framework into place, and areas in which problems remain are identified. Accumulated practical experience with these methods is discussed, in particular applications to marine benthos, and it is concluded tbat they have much to offer practitioners of environmental impact studies on communities.","container-title":"Australian Journal of Ecology","DOI":"10.1111/j.1442-9993.1993.tb00438.x","ISSN":"0307-692X","issue":"1","journalAbbreviation":"Australian Journal of Ecology","language":"en","license":"http://onlinelibrary.wiley.com/termsAndConditions#vor","page":"117-143","source":"DOI.org (Crossref)","title":"Non‐parametric multivariate analyses of changes in community structure","volume":"18","author":[{"family":"Clarke","given":"K. R."}],"issued":{"date-parts":[["1993",3]]}}},{"id":51,"uris":["http://zotero.org/groups/6650714/items/CHFY2M5N"],"itemData":{"id":51,"type":"article-journal","abstract":"Nonmetric multidimensional scaling (NMDS) is a powerful statistical tool which enables complex multivariate data sets to be visualized in a reduced number of dimensions. Users typically evaluate the fit of an NMDS ordination via ordination “stress” (i.e., data distortion) against a commonly accepted set of heuristic guidelines. However, these guidelines do not account for the mathematical relationship which links ordination stress to sample size. Consequently, researchers working with large data sets may unnecessarily present ordinations in an intractable number of dimensions, subdivide their data, or forego the use of NMDS entirely and lose the benefits of this highly flexible and useful technique. In order to overcome the limitations of these practices, we advocate for an alternative approach to the evaluation of NMDS ordination fit via the usage of permutation-based ecological null models. We present the rationale for this approach from a theoretical basis, supported by a brief literature review, and an example usage of the methodology. Our literature review shows that NMDS analyses often far exceed the number of observations under which the original stress guidelines were formulated—with a significant increasing trend in recent decades. Adoption of a permutation-based approach will consequently provide a more flexible and quantitative evaluation of NMDS fit and allow for the continued application of NMDS in an era of increasingly large datasets.","container-title":"Limnology and Oceanography: Methods","DOI":"10.1002/lom3.10257","ISSN":"1541-5856","issue":"7","language":"en","page":"434-443","source":"Wiley Online Library","title":"The trouble with stress: A flexible method for the evaluation of nonmetric multidimensional scaling","title-short":"The trouble with stress","volume":"16","author":[{"family":"Dexter","given":"Eric"},{"family":"Rollwagen-Bollens","given":"Gretchen"},{"family":"Bollens","given":"Stephen M."}],"issued":{"date-parts":[["2018"]]}}}],"schema":"https://github.com/citation-style-language/schema/raw/master/csl-citation.json"} </w:instrText>
      </w:r>
      <w:r w:rsidR="005B050C">
        <w:fldChar w:fldCharType="separate"/>
      </w:r>
      <w:r w:rsidR="005B050C" w:rsidRPr="005B050C">
        <w:t>(Clarke, 1993; Dexter et al., 2018)</w:t>
      </w:r>
      <w:r w:rsidR="005B050C">
        <w:fldChar w:fldCharType="end"/>
      </w:r>
      <w:r w:rsidR="005B050C">
        <w:t>. Instead,</w:t>
      </w:r>
      <w:r w:rsidR="002F22CC">
        <w:t xml:space="preserve"> we </w:t>
      </w:r>
      <w:r w:rsidR="00621A53">
        <w:t>used a constrained swap algorithm that preserved sample sizes, total taxon abundances, and zero structure to permute the dissimilarity matrix 1000 times</w:t>
      </w:r>
      <w:r w:rsidR="005A3085">
        <w:t xml:space="preserve">, following Dexter et al. </w:t>
      </w:r>
      <w:r w:rsidR="005A3085">
        <w:fldChar w:fldCharType="begin"/>
      </w:r>
      <w:r w:rsidR="005A3085">
        <w:instrText xml:space="preserve"> ADDIN ZOTERO_ITEM CSL_CITATION {"citationID":"sGFtrwjE","properties":{"unsorted":false,"formattedCitation":"(Dexter et al., 2018)","plainCitation":"(Dexter et al., 2018)","noteIndex":0},"citationItems":[{"id":51,"uris":["http://zotero.org/groups/6650714/items/CHFY2M5N"],"itemData":{"id":51,"type":"article-journal","abstract":"Nonmetric multidimensional scaling (NMDS) is a powerful statistical tool which enables complex multivariate data sets to be visualized in a reduced number of dimensions. Users typically evaluate the fit of an NMDS ordination via ordination “stress” (i.e., data distortion) against a commonly accepted set of heuristic guidelines. However, these guidelines do not account for the mathematical relationship which links ordination stress to sample size. Consequently, researchers working with large data sets may unnecessarily present ordinations in an intractable number of dimensions, subdivide their data, or forego the use of NMDS entirely and lose the benefits of this highly flexible and useful technique. In order to overcome the limitations of these practices, we advocate for an alternative approach to the evaluation of NMDS ordination fit via the usage of permutation-based ecological null models. We present the rationale for this approach from a theoretical basis, supported by a brief literature review, and an example usage of the methodology. Our literature review shows that NMDS analyses often far exceed the number of observations under which the original stress guidelines were formulated—with a significant increasing trend in recent decades. Adoption of a permutation-based approach will consequently provide a more flexible and quantitative evaluation of NMDS fit and allow for the continued application of NMDS in an era of increasingly large datasets.","container-title":"Limnology and Oceanography: Methods","DOI":"10.1002/lom3.10257","ISSN":"1541-5856","issue":"7","language":"en","page":"434-443","source":"Wiley Online Library","title":"The trouble with stress: A flexible method for the evaluation of nonmetric multidimensional scaling","title-short":"The trouble with stress","volume":"16","author":[{"family":"Dexter","given":"Eric"},{"family":"Rollwagen-Bollens","given":"Gretchen"},{"family":"Bollens","given":"Stephen M."}],"issued":{"date-parts":[["2018"]]}}}],"schema":"https://github.com/citation-style-language/schema/raw/master/csl-citation.json"} </w:instrText>
      </w:r>
      <w:r w:rsidR="005A3085">
        <w:fldChar w:fldCharType="separate"/>
      </w:r>
      <w:r w:rsidR="005A3085" w:rsidRPr="005A3085">
        <w:t>(2018)</w:t>
      </w:r>
      <w:r w:rsidR="005A3085">
        <w:fldChar w:fldCharType="end"/>
      </w:r>
      <w:r w:rsidR="005B050C">
        <w:t>. A 2-dimensional NMDS was then fit to each permutated matrix</w:t>
      </w:r>
      <w:r w:rsidR="00621A53">
        <w:t xml:space="preserve"> to obtain a null distribution of stress valu</w:t>
      </w:r>
      <w:r w:rsidR="005B050C">
        <w:t>es</w:t>
      </w:r>
      <w:r w:rsidR="005A3085">
        <w:t xml:space="preserve"> </w:t>
      </w:r>
      <w:r w:rsidR="005A3085">
        <w:fldChar w:fldCharType="begin"/>
      </w:r>
      <w:r w:rsidR="005A3085">
        <w:instrText xml:space="preserve"> ADDIN ZOTERO_ITEM CSL_CITATION {"citationID":"yGyOQIOF","properties":{"unsorted":false,"formattedCitation":"(Dexter et al., 2018)","plainCitation":"(Dexter et al., 2018)","noteIndex":0},"citationItems":[{"id":51,"uris":["http://zotero.org/groups/6650714/items/CHFY2M5N"],"itemData":{"id":51,"type":"article-journal","abstract":"Nonmetric multidimensional scaling (NMDS) is a powerful statistical tool which enables complex multivariate data sets to be visualized in a reduced number of dimensions. Users typically evaluate the fit of an NMDS ordination via ordination “stress” (i.e., data distortion) against a commonly accepted set of heuristic guidelines. However, these guidelines do not account for the mathematical relationship which links ordination stress to sample size. Consequently, researchers working with large data sets may unnecessarily present ordinations in an intractable number of dimensions, subdivide their data, or forego the use of NMDS entirely and lose the benefits of this highly flexible and useful technique. In order to overcome the limitations of these practices, we advocate for an alternative approach to the evaluation of NMDS ordination fit via the usage of permutation-based ecological null models. We present the rationale for this approach from a theoretical basis, supported by a brief literature review, and an example usage of the methodology. Our literature review shows that NMDS analyses often far exceed the number of observations under which the original stress guidelines were formulated—with a significant increasing trend in recent decades. Adoption of a permutation-based approach will consequently provide a more flexible and quantitative evaluation of NMDS fit and allow for the continued application of NMDS in an era of increasingly large datasets.","container-title":"Limnology and Oceanography: Methods","DOI":"10.1002/lom3.10257","ISSN":"1541-5856","issue":"7","language":"en","page":"434-443","source":"Wiley Online Library","title":"The trouble with stress: A flexible method for the evaluation of nonmetric multidimensional scaling","title-short":"The trouble with stress","volume":"16","author":[{"family":"Dexter","given":"Eric"},{"family":"Rollwagen-Bollens","given":"Gretchen"},{"family":"Bollens","given":"Stephen M."}],"issued":{"date-parts":[["2018"]]}}}],"schema":"https://github.com/citation-style-language/schema/raw/master/csl-citation.json"} </w:instrText>
      </w:r>
      <w:r w:rsidR="005A3085">
        <w:fldChar w:fldCharType="separate"/>
      </w:r>
      <w:r w:rsidR="005A3085" w:rsidRPr="005A3085">
        <w:t>(Dexter et al., 2018)</w:t>
      </w:r>
      <w:r w:rsidR="005A3085">
        <w:fldChar w:fldCharType="end"/>
      </w:r>
      <w:r w:rsidR="00A81F94">
        <w:t>.</w:t>
      </w:r>
      <w:r w:rsidR="00621A53">
        <w:t xml:space="preserve"> We compared the NMDS stress of our </w:t>
      </w:r>
      <w:r w:rsidR="005B050C">
        <w:t xml:space="preserve">observed </w:t>
      </w:r>
      <w:r w:rsidR="00621A53">
        <w:t xml:space="preserve">dissimilarity matrix to this null distribution </w:t>
      </w:r>
      <w:r w:rsidR="005B050C">
        <w:t xml:space="preserve">of stress values using a </w:t>
      </w:r>
      <w:r w:rsidR="005B050C" w:rsidRPr="00F81DB1">
        <w:rPr>
          <w:i/>
          <w:iCs/>
        </w:rPr>
        <w:t>z</w:t>
      </w:r>
      <w:r w:rsidR="005B050C">
        <w:t>-test to determine whether the observed stress was lower than expected under the null model</w:t>
      </w:r>
      <w:r w:rsidR="005A3085">
        <w:t xml:space="preserve"> </w:t>
      </w:r>
      <w:r w:rsidR="005A3085">
        <w:fldChar w:fldCharType="begin"/>
      </w:r>
      <w:r w:rsidR="005A3085">
        <w:instrText xml:space="preserve"> ADDIN ZOTERO_ITEM CSL_CITATION {"citationID":"tP4qH7vu","properties":{"unsorted":false,"formattedCitation":"(Dexter et al., 2018)","plainCitation":"(Dexter et al., 2018)","noteIndex":0},"citationItems":[{"id":51,"uris":["http://zotero.org/groups/6650714/items/CHFY2M5N"],"itemData":{"id":51,"type":"article-journal","abstract":"Nonmetric multidimensional scaling (NMDS) is a powerful statistical tool which enables complex multivariate data sets to be visualized in a reduced number of dimensions. Users typically evaluate the fit of an NMDS ordination via ordination “stress” (i.e., data distortion) against a commonly accepted set of heuristic guidelines. However, these guidelines do not account for the mathematical relationship which links ordination stress to sample size. Consequently, researchers working with large data sets may unnecessarily present ordinations in an intractable number of dimensions, subdivide their data, or forego the use of NMDS entirely and lose the benefits of this highly flexible and useful technique. In order to overcome the limitations of these practices, we advocate for an alternative approach to the evaluation of NMDS ordination fit via the usage of permutation-based ecological null models. We present the rationale for this approach from a theoretical basis, supported by a brief literature review, and an example usage of the methodology. Our literature review shows that NMDS analyses often far exceed the number of observations under which the original stress guidelines were formulated—with a significant increasing trend in recent decades. Adoption of a permutation-based approach will consequently provide a more flexible and quantitative evaluation of NMDS fit and allow for the continued application of NMDS in an era of increasingly large datasets.","container-title":"Limnology and Oceanography: Methods","DOI":"10.1002/lom3.10257","ISSN":"1541-5856","issue":"7","language":"en","page":"434-443","source":"Wiley Online Library","title":"The trouble with stress: A flexible method for the evaluation of nonmetric multidimensional scaling","title-short":"The trouble with stress","volume":"16","author":[{"family":"Dexter","given":"Eric"},{"family":"Rollwagen-Bollens","given":"Gretchen"},{"family":"Bollens","given":"Stephen M."}],"issued":{"date-parts":[["2018"]]}}}],"schema":"https://github.com/citation-style-language/schema/raw/master/csl-citation.json"} </w:instrText>
      </w:r>
      <w:r w:rsidR="005A3085">
        <w:fldChar w:fldCharType="separate"/>
      </w:r>
      <w:r w:rsidR="005A3085" w:rsidRPr="005A3085">
        <w:t>(Dexter et al., 2018)</w:t>
      </w:r>
      <w:r w:rsidR="005A3085">
        <w:fldChar w:fldCharType="end"/>
      </w:r>
      <w:ins w:id="19" w:author="Bobay, Luke Andrew" w:date="2026-09-09T14:18:00Z" w16du:dateUtc="2026-09-09T21:18:00Z">
        <w:r w:rsidR="005B050C">
          <w:t>.</w:t>
        </w:r>
      </w:ins>
      <w:del w:id="20" w:author="Bobay, Luke Andrew" w:date="2026-09-09T14:06:00Z" w16du:dateUtc="2026-09-09T21:06:00Z">
        <w:r w:rsidR="0050797B" w:rsidDel="00621A53">
          <w:delText xml:space="preserve"> </w:delText>
        </w:r>
      </w:del>
    </w:p>
    <w:p w14:paraId="02D5D222" w14:textId="55E825A0" w:rsidR="00D85B67" w:rsidRDefault="00D85B67" w:rsidP="00241E61">
      <w:r>
        <w:t>The “time of day” variable used in the NMDS post hoc correlations, as well as in all subsequent analyses, was calculated for each net tow as a normalized index of the start time of each net tow relative to local sunrise and sunset. Sunrise and sunset times were estimated for each net tow date and start location, and net tow start times were scaled by the duration of the corresponding day or night period. Values near 0 indicate sampling near sunrise or sunset, positive values indicate daytime sampling, negative values indicate nighttime sampling, and values near 1 or -1 indicate sampling near the midpoint of the day or night, respectively.</w:t>
      </w:r>
    </w:p>
    <w:p w14:paraId="6131AF6F" w14:textId="0C552717" w:rsidR="00495D22" w:rsidRPr="00F81DB1" w:rsidRDefault="00495D22" w:rsidP="00241E61">
      <w:pPr>
        <w:rPr>
          <w:i/>
          <w:iCs/>
        </w:rPr>
      </w:pPr>
      <w:r>
        <w:rPr>
          <w:i/>
          <w:iCs/>
        </w:rPr>
        <w:t>Environmental and spatiotemporal influences on assemblage composition</w:t>
      </w:r>
    </w:p>
    <w:p w14:paraId="704882E0" w14:textId="0913DB47" w:rsidR="00530038" w:rsidRPr="00980989" w:rsidRDefault="00530038" w:rsidP="00241E61">
      <w:r>
        <w:t xml:space="preserve">To assess the effects of environmental and spatiotemporal factors on ichthyoplankton assemblage composition, distance-based redundancy analysis (dbRDA) was used to model </w:t>
      </w:r>
      <w:r w:rsidR="000B6B2C">
        <w:t xml:space="preserve">variation in the Bray-Curtis dissimilarities among samples. A full model including effects of year, time of day, </w:t>
      </w:r>
      <w:r w:rsidR="00233059">
        <w:t>latitude,</w:t>
      </w:r>
      <w:r w:rsidR="00980989">
        <w:t xml:space="preserve"> net</w:t>
      </w:r>
      <w:r w:rsidR="00233059">
        <w:t xml:space="preserve"> tow depth, </w:t>
      </w:r>
      <w:r w:rsidR="00980989">
        <w:t>seafloor depth, temperature, salinity, DO, and chl-</w:t>
      </w:r>
      <w:r w:rsidR="00980989">
        <w:rPr>
          <w:i/>
          <w:iCs/>
        </w:rPr>
        <w:t>a</w:t>
      </w:r>
      <w:r w:rsidR="00980989">
        <w:t xml:space="preserve">, as well as a </w:t>
      </w:r>
      <w:r w:rsidR="00980989">
        <w:lastRenderedPageBreak/>
        <w:t xml:space="preserve">spatiotemporal base model, including effects of year, time of day, latitude, net tow depth, and seafloor depth, were fit. </w:t>
      </w:r>
      <w:r w:rsidR="00AF2B2A">
        <w:t xml:space="preserve">Raw and adjusted </w:t>
      </w:r>
      <w:r w:rsidR="00AF2B2A" w:rsidRPr="00F81DB1">
        <w:rPr>
          <w:i/>
          <w:iCs/>
        </w:rPr>
        <w:t>R</w:t>
      </w:r>
      <w:r w:rsidR="00AF2B2A">
        <w:rPr>
          <w:vertAlign w:val="superscript"/>
        </w:rPr>
        <w:t>2</w:t>
      </w:r>
      <w:r w:rsidR="00AF2B2A">
        <w:t xml:space="preserve"> was calculated for each model. </w:t>
      </w:r>
      <w:r w:rsidR="00980989">
        <w:t>Permutation-based ANOVA tests for constrained ordination models with 999 permutation</w:t>
      </w:r>
      <w:r w:rsidR="00AF2B2A">
        <w:t>s</w:t>
      </w:r>
      <w:r w:rsidR="00980989">
        <w:t xml:space="preserve"> were used to assess the significance of the variation explained by the spatiotemporal and full dbRDA models. The</w:t>
      </w:r>
      <w:r w:rsidR="00AF2B2A">
        <w:t xml:space="preserve"> significance of the</w:t>
      </w:r>
      <w:r w:rsidR="00980989">
        <w:t xml:space="preserve"> additional variation explained by the environmental covariates was assessed using </w:t>
      </w:r>
      <w:r w:rsidR="00AF2B2A">
        <w:t>a nested dbRDA model comparison, in which the full model was compared to the spatiotemporal model using a similar permutational ANOVA. Variance partitioning was used to estimate the variation in ichthyoplankton assemblage composition explained by the spatiotemporal covariates alone, the environmental covariates alone, and their shared component. Unique fractions were estimated as the adjusted variation explained by one covariate set after conditioning on the other, while the shared fraction represented variation jointly attributable to both covariate sets.</w:t>
      </w:r>
    </w:p>
    <w:p w14:paraId="25BC2577" w14:textId="31D26A65" w:rsidR="00495D22" w:rsidRPr="00F81DB1" w:rsidRDefault="00495D22" w:rsidP="00241E61">
      <w:pPr>
        <w:rPr>
          <w:i/>
          <w:iCs/>
        </w:rPr>
      </w:pPr>
      <w:r>
        <w:rPr>
          <w:i/>
          <w:iCs/>
        </w:rPr>
        <w:t>Taxon-specific diel variation in vertical abundance distribution</w:t>
      </w:r>
    </w:p>
    <w:p w14:paraId="6F5EA593" w14:textId="74791266" w:rsidR="00855538" w:rsidRDefault="00855538" w:rsidP="00241E61">
      <w:r>
        <w:t xml:space="preserve">A negative binomial generalized linear mixed effects model (GLMM) was fit to counts of </w:t>
      </w:r>
      <w:r w:rsidR="00530038">
        <w:t>ichthyoplankton belonging to</w:t>
      </w:r>
      <w:r>
        <w:t xml:space="preserve"> each taxon in each </w:t>
      </w:r>
      <w:r w:rsidR="0062773F">
        <w:t>sample</w:t>
      </w:r>
      <w:r>
        <w:t xml:space="preserve">. The log link was used and an offset for the log-transformed volume </w:t>
      </w:r>
      <w:r w:rsidR="00530038">
        <w:t xml:space="preserve">of water </w:t>
      </w:r>
      <w:r>
        <w:t xml:space="preserve">filtered </w:t>
      </w:r>
      <w:r w:rsidR="00BA2B40">
        <w:t xml:space="preserve">during each net tow was included to account for the effect of sampling effort. </w:t>
      </w:r>
      <w:r w:rsidR="00196E2D">
        <w:t>Fixed effects included taxon, year, time of day, depth, latitude, seafloor depth, temperature, salinity, DO, chl-</w:t>
      </w:r>
      <w:r w:rsidR="00196E2D">
        <w:rPr>
          <w:i/>
          <w:iCs/>
        </w:rPr>
        <w:t>a</w:t>
      </w:r>
      <w:r w:rsidR="00196E2D" w:rsidRPr="00A155FE">
        <w:t>,</w:t>
      </w:r>
      <w:r w:rsidR="00196E2D">
        <w:rPr>
          <w:i/>
          <w:iCs/>
        </w:rPr>
        <w:t xml:space="preserve"> </w:t>
      </w:r>
      <w:r w:rsidR="00196E2D">
        <w:t xml:space="preserve">and the full interaction among taxon, time of day, and depth. Continuous predictors were centered and scaled before model fitting. A random intercept for sample was included. </w:t>
      </w:r>
      <w:r w:rsidR="00BA2B40">
        <w:t>The model is represented by the equation:</w:t>
      </w:r>
    </w:p>
    <w:p w14:paraId="482E280D" w14:textId="5B7C9D52" w:rsidR="0062773F" w:rsidRPr="0062773F" w:rsidRDefault="00D8540E" w:rsidP="00241E61">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r>
                <w:rPr>
                  <w:rFonts w:ascii="Cambria Math" w:eastAsiaTheme="minorEastAsia" w:hAnsi="Cambria Math"/>
                </w:rPr>
                <m:t>,</m:t>
              </m:r>
              <m:r>
                <w:rPr>
                  <w:rFonts w:ascii="Cambria Math" w:eastAsiaTheme="minorEastAsia" w:hAnsi="Cambria Math"/>
                </w:rPr>
                <m:t>j</m:t>
              </m:r>
              <m:r>
                <w:rPr>
                  <w:rFonts w:ascii="Cambria Math" w:eastAsiaTheme="minorEastAsia" w:hAnsi="Cambria Math"/>
                </w:rPr>
                <m:t>,</m:t>
              </m:r>
              <m:r>
                <w:rPr>
                  <w:rFonts w:ascii="Cambria Math" w:eastAsiaTheme="minorEastAsia" w:hAnsi="Cambria Math"/>
                </w:rPr>
                <m:t>k</m:t>
              </m:r>
            </m:sub>
          </m:sSub>
          <m:r>
            <w:rPr>
              <w:rFonts w:ascii="Cambria Math" w:eastAsiaTheme="minorEastAsia" w:hAnsi="Cambria Math"/>
            </w:rPr>
            <m:t xml:space="preserve"> ~ </m:t>
          </m:r>
          <m:r>
            <w:rPr>
              <w:rFonts w:ascii="Cambria Math" w:eastAsiaTheme="minorEastAsia" w:hAnsi="Cambria Math"/>
            </w:rPr>
            <m:t>NB</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i</m:t>
                  </m:r>
                  <m:r>
                    <w:rPr>
                      <w:rFonts w:ascii="Cambria Math" w:eastAsiaTheme="minorEastAsia" w:hAnsi="Cambria Math"/>
                    </w:rPr>
                    <m:t>,</m:t>
                  </m:r>
                  <m:r>
                    <w:rPr>
                      <w:rFonts w:ascii="Cambria Math" w:eastAsiaTheme="minorEastAsia" w:hAnsi="Cambria Math"/>
                    </w:rPr>
                    <m:t>j</m:t>
                  </m:r>
                  <m:r>
                    <w:rPr>
                      <w:rFonts w:ascii="Cambria Math" w:eastAsiaTheme="minorEastAsia" w:hAnsi="Cambria Math"/>
                    </w:rPr>
                    <m:t>,</m:t>
                  </m:r>
                  <m:r>
                    <w:rPr>
                      <w:rFonts w:ascii="Cambria Math" w:eastAsiaTheme="minorEastAsia" w:hAnsi="Cambria Math"/>
                    </w:rPr>
                    <m:t>k</m:t>
                  </m:r>
                </m:sub>
              </m:sSub>
              <m:r>
                <w:rPr>
                  <w:rFonts w:ascii="Cambria Math" w:eastAsiaTheme="minorEastAsia" w:hAnsi="Cambria Math"/>
                </w:rPr>
                <m:t>,</m:t>
              </m:r>
              <m:r>
                <w:rPr>
                  <w:rFonts w:ascii="Cambria Math" w:eastAsiaTheme="minorEastAsia" w:hAnsi="Cambria Math"/>
                </w:rPr>
                <m:t>ϕ</m:t>
              </m:r>
            </m:e>
          </m:d>
        </m:oMath>
      </m:oMathPara>
    </w:p>
    <w:p w14:paraId="027E228B" w14:textId="701A3792" w:rsidR="00BA2B40" w:rsidRPr="0062773F" w:rsidRDefault="0062773F" w:rsidP="00241E61">
      <w:pPr>
        <w:rPr>
          <w:rFonts w:eastAsiaTheme="minorEastAsia"/>
        </w:rPr>
      </w:pPr>
      <m:oMathPara>
        <m:oMath>
          <m:r>
            <w:rPr>
              <w:rFonts w:ascii="Cambria Math" w:eastAsiaTheme="minorEastAsia" w:hAnsi="Cambria Math"/>
            </w:rPr>
            <m:t>log</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i,j,k</m:t>
                  </m:r>
                </m:sub>
              </m:sSub>
            </m:e>
          </m:d>
          <m:r>
            <w:rPr>
              <w:rFonts w:ascii="Cambria Math" w:eastAsiaTheme="minorEastAsia" w:hAnsi="Cambria Math"/>
            </w:rPr>
            <m:t>=log</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i,j,k</m:t>
                  </m:r>
                </m:sub>
              </m:sSub>
            </m:e>
          </m:d>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β</m:t>
              </m:r>
            </m:e>
            <m:sub>
              <m:r>
                <m:rPr>
                  <m:nor/>
                </m:rPr>
                <w:rPr>
                  <w:rFonts w:ascii="Cambria Math" w:eastAsiaTheme="minorEastAsia" w:hAnsi="Cambria Math"/>
                </w:rPr>
                <m:t>taxon</m:t>
              </m:r>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β</m:t>
              </m:r>
            </m:e>
            <m:sub>
              <m:r>
                <m:rPr>
                  <m:nor/>
                </m:rPr>
                <w:rPr>
                  <w:rFonts w:ascii="Cambria Math" w:eastAsiaTheme="minorEastAsia" w:hAnsi="Cambria Math"/>
                </w:rPr>
                <m:t>year</m:t>
              </m:r>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1</m:t>
              </m:r>
            </m:sub>
          </m:sSub>
          <m:sSub>
            <m:sSubPr>
              <m:ctrlPr>
                <w:rPr>
                  <w:rFonts w:ascii="Cambria Math" w:eastAsiaTheme="minorEastAsia" w:hAnsi="Cambria Math"/>
                </w:rPr>
              </m:ctrlPr>
            </m:sSubPr>
            <m:e>
              <m:r>
                <m:rPr>
                  <m:nor/>
                </m:rPr>
                <w:rPr>
                  <w:rFonts w:ascii="Cambria Math" w:eastAsiaTheme="minorEastAsia" w:hAnsi="Cambria Math"/>
                </w:rPr>
                <m:t>time of day</m:t>
              </m:r>
            </m:e>
            <m:sub>
              <m:r>
                <w:rPr>
                  <w:rFonts w:ascii="Cambria Math" w:eastAsiaTheme="minorEastAsia" w:hAnsi="Cambria Math"/>
                </w:rPr>
                <m:t>i,j,k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2</m:t>
              </m:r>
            </m:sub>
          </m:sSub>
          <m:sSub>
            <m:sSubPr>
              <m:ctrlPr>
                <w:rPr>
                  <w:rFonts w:ascii="Cambria Math" w:eastAsiaTheme="minorEastAsia" w:hAnsi="Cambria Math"/>
                </w:rPr>
              </m:ctrlPr>
            </m:sSubPr>
            <m:e>
              <m:r>
                <m:rPr>
                  <m:nor/>
                </m:rPr>
                <w:rPr>
                  <w:rFonts w:ascii="Cambria Math" w:eastAsiaTheme="minorEastAsia" w:hAnsi="Cambria Math"/>
                </w:rPr>
                <m:t>depth</m:t>
              </m:r>
            </m:e>
            <m:sub>
              <m:r>
                <w:rPr>
                  <w:rFonts w:ascii="Cambria Math" w:eastAsiaTheme="minorEastAsia" w:hAnsi="Cambria Math"/>
                </w:rPr>
                <m:t>i,j,k</m:t>
              </m:r>
            </m:sub>
          </m:sSub>
          <m:r>
            <w:rPr>
              <w:rFonts w:ascii="Cambria Math" w:eastAsiaTheme="minorEastAsia" w:hAnsi="Cambria Math"/>
            </w:rPr>
            <m:t>+bet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3</m:t>
              </m:r>
            </m:sub>
          </m:sSub>
          <m:sSub>
            <m:sSubPr>
              <m:ctrlPr>
                <w:rPr>
                  <w:rFonts w:ascii="Cambria Math" w:eastAsiaTheme="minorEastAsia" w:hAnsi="Cambria Math"/>
                </w:rPr>
              </m:ctrlPr>
            </m:sSubPr>
            <m:e>
              <m:r>
                <m:rPr>
                  <m:nor/>
                </m:rPr>
                <w:rPr>
                  <w:rFonts w:ascii="Cambria Math" w:eastAsiaTheme="minorEastAsia" w:hAnsi="Cambria Math"/>
                </w:rPr>
                <m:t>latitude</m:t>
              </m:r>
            </m:e>
            <m:sub>
              <m:r>
                <w:rPr>
                  <w:rFonts w:ascii="Cambria Math" w:eastAsiaTheme="minorEastAsia" w:hAnsi="Cambria Math"/>
                </w:rPr>
                <m:t>i,j,k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4</m:t>
              </m:r>
            </m:sub>
          </m:sSub>
          <m:sSub>
            <m:sSubPr>
              <m:ctrlPr>
                <w:rPr>
                  <w:rFonts w:ascii="Cambria Math" w:eastAsiaTheme="minorEastAsia" w:hAnsi="Cambria Math"/>
                </w:rPr>
              </m:ctrlPr>
            </m:sSubPr>
            <m:e>
              <m:r>
                <m:rPr>
                  <m:nor/>
                </m:rPr>
                <w:rPr>
                  <w:rFonts w:ascii="Cambria Math" w:eastAsiaTheme="minorEastAsia" w:hAnsi="Cambria Math"/>
                </w:rPr>
                <m:t>seafloor depth</m:t>
              </m:r>
            </m:e>
            <m:sub>
              <m:r>
                <w:rPr>
                  <w:rFonts w:ascii="Cambria Math" w:eastAsiaTheme="minorEastAsia" w:hAnsi="Cambria Math"/>
                </w:rPr>
                <m:t>i,j,k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5</m:t>
              </m:r>
            </m:sub>
          </m:sSub>
          <m:sSub>
            <m:sSubPr>
              <m:ctrlPr>
                <w:rPr>
                  <w:rFonts w:ascii="Cambria Math" w:eastAsiaTheme="minorEastAsia" w:hAnsi="Cambria Math"/>
                </w:rPr>
              </m:ctrlPr>
            </m:sSubPr>
            <m:e>
              <m:r>
                <m:rPr>
                  <m:nor/>
                </m:rPr>
                <w:rPr>
                  <w:rFonts w:ascii="Cambria Math" w:eastAsiaTheme="minorEastAsia" w:hAnsi="Cambria Math"/>
                </w:rPr>
                <m:t>temperature</m:t>
              </m:r>
            </m:e>
            <m:sub>
              <m:r>
                <w:rPr>
                  <w:rFonts w:ascii="Cambria Math" w:eastAsiaTheme="minorEastAsia" w:hAnsi="Cambria Math"/>
                </w:rPr>
                <m:t>i,j,k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6</m:t>
              </m:r>
            </m:sub>
          </m:sSub>
          <m:sSub>
            <m:sSubPr>
              <m:ctrlPr>
                <w:rPr>
                  <w:rFonts w:ascii="Cambria Math" w:eastAsiaTheme="minorEastAsia" w:hAnsi="Cambria Math"/>
                </w:rPr>
              </m:ctrlPr>
            </m:sSubPr>
            <m:e>
              <m:r>
                <m:rPr>
                  <m:nor/>
                </m:rPr>
                <w:rPr>
                  <w:rFonts w:ascii="Cambria Math" w:eastAsiaTheme="minorEastAsia" w:hAnsi="Cambria Math"/>
                </w:rPr>
                <m:t>salinity</m:t>
              </m:r>
            </m:e>
            <m:sub>
              <m:r>
                <w:rPr>
                  <w:rFonts w:ascii="Cambria Math" w:eastAsiaTheme="minorEastAsia" w:hAnsi="Cambria Math"/>
                </w:rPr>
                <m:t>i,j,k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7</m:t>
              </m:r>
            </m:sub>
          </m:sSub>
          <m:sSub>
            <m:sSubPr>
              <m:ctrlPr>
                <w:rPr>
                  <w:rFonts w:ascii="Cambria Math" w:eastAsiaTheme="minorEastAsia" w:hAnsi="Cambria Math"/>
                </w:rPr>
              </m:ctrlPr>
            </m:sSubPr>
            <m:e>
              <m:r>
                <m:rPr>
                  <m:nor/>
                </m:rPr>
                <w:rPr>
                  <w:rFonts w:ascii="Cambria Math" w:eastAsiaTheme="minorEastAsia" w:hAnsi="Cambria Math"/>
                </w:rPr>
                <m:t>DO</m:t>
              </m:r>
            </m:e>
            <m:sub>
              <m:r>
                <w:rPr>
                  <w:rFonts w:ascii="Cambria Math" w:eastAsiaTheme="minorEastAsia" w:hAnsi="Cambria Math"/>
                </w:rPr>
                <m:t>i,j,k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8</m:t>
              </m:r>
            </m:sub>
          </m:sSub>
          <m:sSub>
            <m:sSubPr>
              <m:ctrlPr>
                <w:rPr>
                  <w:rFonts w:ascii="Cambria Math" w:eastAsiaTheme="minorEastAsia" w:hAnsi="Cambria Math"/>
                </w:rPr>
              </m:ctrlPr>
            </m:sSubPr>
            <m:e>
              <m:r>
                <m:rPr>
                  <m:nor/>
                </m:rPr>
                <w:rPr>
                  <w:rFonts w:ascii="Cambria Math" w:eastAsiaTheme="minorEastAsia" w:hAnsi="Cambria Math"/>
                </w:rPr>
                <m:t>chl-a</m:t>
              </m:r>
            </m:e>
            <m:sub>
              <m:r>
                <w:rPr>
                  <w:rFonts w:ascii="Cambria Math" w:eastAsiaTheme="minorEastAsia" w:hAnsi="Cambria Math"/>
                </w:rPr>
                <m:t>i,j,k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β</m:t>
              </m:r>
            </m:e>
            <m:sub>
              <m:r>
                <m:rPr>
                  <m:nor/>
                </m:rPr>
                <w:rPr>
                  <w:rFonts w:ascii="Cambria Math" w:eastAsiaTheme="minorEastAsia" w:hAnsi="Cambria Math"/>
                </w:rPr>
                <m:t>taxon:time of day</m:t>
              </m:r>
              <m:r>
                <w:rPr>
                  <w:rFonts w:ascii="Cambria Math" w:eastAsiaTheme="minorEastAsia" w:hAnsi="Cambria Math"/>
                </w:rPr>
                <m:t>,i</m:t>
              </m:r>
            </m:sub>
          </m:sSub>
          <m:sSub>
            <m:sSubPr>
              <m:ctrlPr>
                <w:rPr>
                  <w:rFonts w:ascii="Cambria Math" w:eastAsiaTheme="minorEastAsia" w:hAnsi="Cambria Math"/>
                </w:rPr>
              </m:ctrlPr>
            </m:sSubPr>
            <m:e>
              <m:r>
                <m:rPr>
                  <m:nor/>
                </m:rPr>
                <w:rPr>
                  <w:rFonts w:ascii="Cambria Math" w:eastAsiaTheme="minorEastAsia" w:hAnsi="Cambria Math"/>
                </w:rPr>
                <m:t>time of day</m:t>
              </m:r>
            </m:e>
            <m:sub>
              <m:r>
                <w:rPr>
                  <w:rFonts w:ascii="Cambria Math" w:eastAsiaTheme="minorEastAsia" w:hAnsi="Cambria Math"/>
                </w:rPr>
                <m:t>i,j,k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β</m:t>
              </m:r>
            </m:e>
            <m:sub>
              <m:r>
                <m:rPr>
                  <m:nor/>
                </m:rPr>
                <w:rPr>
                  <w:rFonts w:ascii="Cambria Math" w:eastAsiaTheme="minorEastAsia" w:hAnsi="Cambria Math"/>
                </w:rPr>
                <m:t>taxon:depth</m:t>
              </m:r>
              <m:r>
                <w:rPr>
                  <w:rFonts w:ascii="Cambria Math" w:eastAsiaTheme="minorEastAsia" w:hAnsi="Cambria Math"/>
                </w:rPr>
                <m:t>,i</m:t>
              </m:r>
            </m:sub>
          </m:sSub>
          <m:sSub>
            <m:sSubPr>
              <m:ctrlPr>
                <w:rPr>
                  <w:rFonts w:ascii="Cambria Math" w:eastAsiaTheme="minorEastAsia" w:hAnsi="Cambria Math"/>
                </w:rPr>
              </m:ctrlPr>
            </m:sSubPr>
            <m:e>
              <m:r>
                <m:rPr>
                  <m:nor/>
                </m:rPr>
                <w:rPr>
                  <w:rFonts w:ascii="Cambria Math" w:eastAsiaTheme="minorEastAsia" w:hAnsi="Cambria Math"/>
                </w:rPr>
                <m:t>depth</m:t>
              </m:r>
            </m:e>
            <m:sub>
              <m:r>
                <w:rPr>
                  <w:rFonts w:ascii="Cambria Math" w:eastAsiaTheme="minorEastAsia" w:hAnsi="Cambria Math"/>
                </w:rPr>
                <m:t>i,j,k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β</m:t>
              </m:r>
            </m:e>
            <m:sub>
              <m:r>
                <m:rPr>
                  <m:nor/>
                </m:rPr>
                <w:rPr>
                  <w:rFonts w:ascii="Cambria Math" w:eastAsiaTheme="minorEastAsia" w:hAnsi="Cambria Math"/>
                </w:rPr>
                <m:t>time of day:depth</m:t>
              </m:r>
            </m:sub>
          </m:sSub>
          <m:sSub>
            <m:sSubPr>
              <m:ctrlPr>
                <w:rPr>
                  <w:rFonts w:ascii="Cambria Math" w:eastAsiaTheme="minorEastAsia" w:hAnsi="Cambria Math"/>
                </w:rPr>
              </m:ctrlPr>
            </m:sSubPr>
            <m:e>
              <m:r>
                <m:rPr>
                  <m:nor/>
                </m:rPr>
                <w:rPr>
                  <w:rFonts w:ascii="Cambria Math" w:eastAsiaTheme="minorEastAsia" w:hAnsi="Cambria Math"/>
                </w:rPr>
                <m:t>time of day</m:t>
              </m:r>
            </m:e>
            <m:sub>
              <m:r>
                <w:rPr>
                  <w:rFonts w:ascii="Cambria Math" w:eastAsiaTheme="minorEastAsia" w:hAnsi="Cambria Math"/>
                </w:rPr>
                <m:t>i,j,k</m:t>
              </m:r>
            </m:sub>
          </m:sSub>
          <m:sSub>
            <m:sSubPr>
              <m:ctrlPr>
                <w:rPr>
                  <w:rFonts w:ascii="Cambria Math" w:eastAsiaTheme="minorEastAsia" w:hAnsi="Cambria Math"/>
                </w:rPr>
              </m:ctrlPr>
            </m:sSubPr>
            <m:e>
              <m:r>
                <m:rPr>
                  <m:nor/>
                </m:rPr>
                <w:rPr>
                  <w:rFonts w:ascii="Cambria Math" w:eastAsiaTheme="minorEastAsia" w:hAnsi="Cambria Math"/>
                </w:rPr>
                <m:t>depth</m:t>
              </m:r>
            </m:e>
            <m:sub>
              <m:r>
                <w:rPr>
                  <w:rFonts w:ascii="Cambria Math" w:eastAsiaTheme="minorEastAsia" w:hAnsi="Cambria Math"/>
                </w:rPr>
                <m:t>i,j,k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β</m:t>
              </m:r>
            </m:e>
            <m:sub>
              <m:r>
                <m:rPr>
                  <m:nor/>
                </m:rPr>
                <w:rPr>
                  <w:rFonts w:ascii="Cambria Math" w:eastAsiaTheme="minorEastAsia" w:hAnsi="Cambria Math"/>
                </w:rPr>
                <m:t>taxon:time of day:depth</m:t>
              </m:r>
              <m:r>
                <w:rPr>
                  <w:rFonts w:ascii="Cambria Math" w:eastAsiaTheme="minorEastAsia" w:hAnsi="Cambria Math"/>
                </w:rPr>
                <m:t>,i</m:t>
              </m:r>
            </m:sub>
          </m:sSub>
          <m:sSub>
            <m:sSubPr>
              <m:ctrlPr>
                <w:rPr>
                  <w:rFonts w:ascii="Cambria Math" w:eastAsiaTheme="minorEastAsia" w:hAnsi="Cambria Math"/>
                </w:rPr>
              </m:ctrlPr>
            </m:sSubPr>
            <m:e>
              <m:r>
                <m:rPr>
                  <m:nor/>
                </m:rPr>
                <w:rPr>
                  <w:rFonts w:ascii="Cambria Math" w:eastAsiaTheme="minorEastAsia" w:hAnsi="Cambria Math"/>
                </w:rPr>
                <m:t>time of day</m:t>
              </m:r>
            </m:e>
            <m:sub>
              <m:r>
                <w:rPr>
                  <w:rFonts w:ascii="Cambria Math" w:eastAsiaTheme="minorEastAsia" w:hAnsi="Cambria Math"/>
                </w:rPr>
                <m:t>i,j,k</m:t>
              </m:r>
            </m:sub>
          </m:sSub>
          <m:sSub>
            <m:sSubPr>
              <m:ctrlPr>
                <w:rPr>
                  <w:rFonts w:ascii="Cambria Math" w:eastAsiaTheme="minorEastAsia" w:hAnsi="Cambria Math"/>
                </w:rPr>
              </m:ctrlPr>
            </m:sSubPr>
            <m:e>
              <m:r>
                <m:rPr>
                  <m:nor/>
                </m:rPr>
                <w:rPr>
                  <w:rFonts w:ascii="Cambria Math" w:eastAsiaTheme="minorEastAsia" w:hAnsi="Cambria Math"/>
                </w:rPr>
                <m:t>depth</m:t>
              </m:r>
            </m:e>
            <m:sub>
              <m:r>
                <w:rPr>
                  <w:rFonts w:ascii="Cambria Math" w:eastAsiaTheme="minorEastAsia" w:hAnsi="Cambria Math"/>
                </w:rPr>
                <m:t>i,j,k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k</m:t>
              </m:r>
            </m:sub>
          </m:sSub>
        </m:oMath>
      </m:oMathPara>
    </w:p>
    <w:p w14:paraId="45A440BA" w14:textId="5C0AF5B5" w:rsidR="0062773F" w:rsidRPr="0062773F" w:rsidRDefault="00D8540E" w:rsidP="00241E61">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k</m:t>
              </m:r>
            </m:sub>
          </m:sSub>
          <m:r>
            <w:rPr>
              <w:rFonts w:ascii="Cambria Math" w:eastAsiaTheme="minorEastAsia" w:hAnsi="Cambria Math"/>
            </w:rPr>
            <m:t xml:space="preserve"> ~ </m:t>
          </m:r>
          <m:r>
            <w:rPr>
              <w:rFonts w:ascii="Cambria Math" w:eastAsiaTheme="minorEastAsia" w:hAnsi="Cambria Math"/>
            </w:rPr>
            <m:t>Normal</m:t>
          </m:r>
          <m:d>
            <m:dPr>
              <m:ctrlPr>
                <w:rPr>
                  <w:rFonts w:ascii="Cambria Math" w:eastAsiaTheme="minorEastAsia" w:hAnsi="Cambria Math"/>
                </w:rPr>
              </m:ctrlPr>
            </m:dPr>
            <m:e>
              <m:r>
                <w:rPr>
                  <w:rFonts w:ascii="Cambria Math" w:eastAsiaTheme="minorEastAsia" w:hAnsi="Cambria Math"/>
                </w:rPr>
                <m:t>0,</m:t>
              </m:r>
              <m:sSubSup>
                <m:sSubSupPr>
                  <m:ctrlPr>
                    <w:rPr>
                      <w:rFonts w:ascii="Cambria Math" w:eastAsiaTheme="minorEastAsia" w:hAnsi="Cambria Math"/>
                    </w:rPr>
                  </m:ctrlPr>
                </m:sSubSupPr>
                <m:e>
                  <m:r>
                    <w:rPr>
                      <w:rFonts w:ascii="Cambria Math" w:eastAsiaTheme="minorEastAsia" w:hAnsi="Cambria Math"/>
                    </w:rPr>
                    <m:t>σ</m:t>
                  </m:r>
                </m:e>
                <m:sub>
                  <m:r>
                    <m:rPr>
                      <m:nor/>
                    </m:rPr>
                    <w:rPr>
                      <w:rFonts w:ascii="Cambria Math" w:eastAsiaTheme="minorEastAsia" w:hAnsi="Cambria Math"/>
                    </w:rPr>
                    <m:t>sample</m:t>
                  </m:r>
                </m:sub>
                <m:sup>
                  <m:r>
                    <w:rPr>
                      <w:rFonts w:ascii="Cambria Math" w:eastAsiaTheme="minorEastAsia" w:hAnsi="Cambria Math"/>
                    </w:rPr>
                    <m:t>2</m:t>
                  </m:r>
                </m:sup>
              </m:sSubSup>
            </m:e>
          </m:d>
        </m:oMath>
      </m:oMathPara>
    </w:p>
    <w:p w14:paraId="0FC95036" w14:textId="5F56FCD1" w:rsidR="00855538" w:rsidRDefault="0062773F" w:rsidP="00241E61">
      <w:r>
        <w:t xml:space="preserve">where </w:t>
      </w:r>
      <w:r>
        <w:rPr>
          <w:i/>
          <w:iCs/>
        </w:rPr>
        <w:t>y</w:t>
      </w:r>
      <w:r>
        <w:rPr>
          <w:i/>
          <w:iCs/>
          <w:vertAlign w:val="subscript"/>
        </w:rPr>
        <w:t>i,j,k</w:t>
      </w:r>
      <w:r>
        <w:t xml:space="preserve"> is the count for taxon </w:t>
      </w:r>
      <w:r>
        <w:rPr>
          <w:i/>
          <w:iCs/>
        </w:rPr>
        <w:t xml:space="preserve">i </w:t>
      </w:r>
      <w:r>
        <w:t xml:space="preserve">in sample </w:t>
      </w:r>
      <w:r>
        <w:rPr>
          <w:i/>
          <w:iCs/>
        </w:rPr>
        <w:t>k</w:t>
      </w:r>
      <w:r w:rsidRPr="00A155FE">
        <w:t>,</w:t>
      </w:r>
      <w:r>
        <w:rPr>
          <w:i/>
          <w:iCs/>
        </w:rPr>
        <w:t xml:space="preserve"> V</w:t>
      </w:r>
      <w:r>
        <w:rPr>
          <w:i/>
          <w:iCs/>
          <w:vertAlign w:val="subscript"/>
        </w:rPr>
        <w:t>i,k,j</w:t>
      </w:r>
      <w:r>
        <w:t xml:space="preserve"> is volume filtered, and </w:t>
      </w:r>
      <w:r>
        <w:rPr>
          <w:i/>
          <w:iCs/>
        </w:rPr>
        <w:t>b</w:t>
      </w:r>
      <w:r>
        <w:rPr>
          <w:i/>
          <w:iCs/>
          <w:vertAlign w:val="subscript"/>
        </w:rPr>
        <w:t>k</w:t>
      </w:r>
      <w:r>
        <w:rPr>
          <w:i/>
          <w:iCs/>
        </w:rPr>
        <w:t xml:space="preserve"> </w:t>
      </w:r>
      <w:r>
        <w:t xml:space="preserve">is </w:t>
      </w:r>
      <w:r w:rsidR="00196E2D">
        <w:t>a</w:t>
      </w:r>
      <w:r>
        <w:t xml:space="preserve"> random intercept for </w:t>
      </w:r>
      <w:r w:rsidR="00196E2D">
        <w:t>each sample.</w:t>
      </w:r>
      <w:ins w:id="21" w:author="Bobay, Luke Andrew" w:date="2026-08-29T00:39:00Z" w16du:dateUtc="2026-08-29T07:39:00Z">
        <w:r w:rsidR="00196E2D">
          <w:t xml:space="preserve"> </w:t>
        </w:r>
      </w:ins>
    </w:p>
    <w:p w14:paraId="1E2874AF" w14:textId="41595505" w:rsidR="00196E2D" w:rsidRDefault="00196E2D" w:rsidP="00196E2D">
      <w:r>
        <w:t>The model parameters associated with these effects do not directly address whether each taxon undergoes DVM. To visualize how the vertical distribution of each taxon varies over the course of a day, we plotted the predicted concentration of individuals belonging to each taxon across combinations of depth and time of day</w:t>
      </w:r>
      <w:r w:rsidR="00AF0685">
        <w:t xml:space="preserve"> (Fig</w:t>
      </w:r>
      <w:ins w:id="22" w:author="McCloskey, Ross" w:date="2026-09-23T15:47:00Z" w16du:dateUtc="2026-09-23T22:47:00Z">
        <w:r w:rsidR="00F81DB1">
          <w:t>ure</w:t>
        </w:r>
      </w:ins>
      <w:del w:id="23" w:author="McCloskey, Ross" w:date="2026-09-23T15:47:00Z" w16du:dateUtc="2026-09-23T22:47:00Z">
        <w:r w:rsidR="00AF0685" w:rsidDel="00F81DB1">
          <w:delText>.</w:delText>
        </w:r>
      </w:del>
      <w:r w:rsidR="00AF0685">
        <w:t xml:space="preserve"> 6)</w:t>
      </w:r>
      <w:r>
        <w:t xml:space="preserve">. We also plotted the </w:t>
      </w:r>
      <w:r w:rsidR="00AF0685">
        <w:t xml:space="preserve">total </w:t>
      </w:r>
      <w:r>
        <w:t xml:space="preserve">predicted </w:t>
      </w:r>
      <w:r w:rsidR="00AF0685">
        <w:t>abundance</w:t>
      </w:r>
      <w:r>
        <w:t xml:space="preserve"> of each taxon</w:t>
      </w:r>
      <w:r w:rsidR="00AF0685">
        <w:t xml:space="preserve"> across the sampled portion of the water column</w:t>
      </w:r>
      <w:r>
        <w:t xml:space="preserve"> against time of day to show how total predicted abundance in the sampled depth strata varied over the course of a day</w:t>
      </w:r>
      <w:r w:rsidR="00AF0685">
        <w:t xml:space="preserve"> (Fig</w:t>
      </w:r>
      <w:ins w:id="24" w:author="McCloskey, Ross" w:date="2026-09-23T15:47:00Z" w16du:dateUtc="2026-09-23T22:47:00Z">
        <w:r w:rsidR="001F7986">
          <w:t>ure</w:t>
        </w:r>
      </w:ins>
      <w:del w:id="25" w:author="McCloskey, Ross" w:date="2026-09-23T15:47:00Z" w16du:dateUtc="2026-09-23T22:47:00Z">
        <w:r w:rsidR="00AF0685" w:rsidDel="001F7986">
          <w:delText>.</w:delText>
        </w:r>
      </w:del>
      <w:r w:rsidR="00AF0685">
        <w:t xml:space="preserve"> 7)</w:t>
      </w:r>
      <w:r>
        <w:t xml:space="preserve">. </w:t>
      </w:r>
      <w:r w:rsidR="00AF0685">
        <w:t>Finally, we</w:t>
      </w:r>
      <w:r>
        <w:t xml:space="preserve"> plotted the depth-</w:t>
      </w:r>
      <w:r w:rsidR="00AF0685">
        <w:t xml:space="preserve">log predicted </w:t>
      </w:r>
      <w:r>
        <w:t>abundance gradient for each taxon against time of day to show when predicted abundance increased or decreased with depth</w:t>
      </w:r>
      <w:r w:rsidR="00AF0685">
        <w:t xml:space="preserve"> (Fig</w:t>
      </w:r>
      <w:ins w:id="26" w:author="McCloskey, Ross" w:date="2026-09-23T15:48:00Z" w16du:dateUtc="2026-09-23T22:48:00Z">
        <w:r w:rsidR="001F7986">
          <w:t>ure</w:t>
        </w:r>
      </w:ins>
      <w:del w:id="27" w:author="McCloskey, Ross" w:date="2026-09-23T15:48:00Z" w16du:dateUtc="2026-09-23T22:48:00Z">
        <w:r w:rsidR="00AF0685" w:rsidDel="001F7986">
          <w:delText>.</w:delText>
        </w:r>
      </w:del>
      <w:r w:rsidR="00AF0685">
        <w:t xml:space="preserve"> 8)</w:t>
      </w:r>
      <w:r>
        <w:t>.</w:t>
      </w:r>
    </w:p>
    <w:p w14:paraId="72F5A6AC" w14:textId="5ACD503A" w:rsidR="009E1419" w:rsidRDefault="009E1419" w:rsidP="00196E2D">
      <w:r>
        <w:t>All statistical analyses were conducted using R version 4.5.2 (</w:t>
      </w:r>
      <w:commentRangeStart w:id="28"/>
      <w:r>
        <w:t>R Core Team</w:t>
      </w:r>
      <w:r w:rsidR="007C71F7">
        <w:t>,</w:t>
      </w:r>
      <w:r>
        <w:t xml:space="preserve"> 2025</w:t>
      </w:r>
      <w:commentRangeEnd w:id="28"/>
      <w:r w:rsidR="00530038">
        <w:rPr>
          <w:rStyle w:val="CommentReference"/>
          <w:sz w:val="24"/>
          <w:szCs w:val="24"/>
        </w:rPr>
        <w:commentReference w:id="28"/>
      </w:r>
      <w:r>
        <w:t xml:space="preserve">). </w:t>
      </w:r>
      <w:r w:rsidR="007C71F7">
        <w:t>Multivariate analyses were performed using</w:t>
      </w:r>
      <w:r w:rsidR="00A87C92">
        <w:t xml:space="preserve"> indicspecies version 1.8.0</w:t>
      </w:r>
      <w:r w:rsidR="007C71F7">
        <w:t xml:space="preserve"> </w:t>
      </w:r>
      <w:r w:rsidR="009B539C">
        <w:fldChar w:fldCharType="begin"/>
      </w:r>
      <w:r w:rsidR="009B539C">
        <w:instrText xml:space="preserve"> ADDIN ZOTERO_ITEM CSL_CITATION {"citationID":"7bcdIH8N","properties":{"unsorted":false,"formattedCitation":"(C\\uc0\\u225{}ceres and Legendre, 2009)","plainCitation":"(Cáceres and Legendre, 2009)","noteIndex":0},"citationItems":[{"id":48,"uris":["http://zotero.org/groups/6650714/items/T7XZX47N"],"itemData":{"id":48,"type":"article-journal","abstract":"Ecologists often face the task of studying the association between single species and one or several groups of sites representing habitat types, community types, or other categories. Besides characterizing the ecological preference of the species, the strength of the association usually presents a lot of interest for conservation biology, landscape mapping and management, and natural reserve design, among other applications. The indices most frequently employed to assess these relationships are the phi coefficient of association and the indicator value index (IndVal). We compare these two approaches by putting them into a broader framework of related measures, which includes several new indices. We present permutation tests to assess the statistical significance of species–site group associations and bootstrap methods for obtaining confidence intervals. Correlation measures, such as the phi coefficient, are more context-dependent than indicator values but allow focusing on the preference of the species. In contrast, the two components of an indicator value index directly assess the value of the species as a bioindicator because they can be interpreted as its positive predictive value and sensitivity. Ecologists should select the most appropriate index of association strength according to their objective and then compute confidence intervals to determine the precision of the estimate.","container-title":"Ecology","DOI":"10.1890/08-1823.1","ISSN":"1939-9170","issue":"12","language":"en","license":"© 2009 by the Ecological Society of America","page":"3566-3574","source":"Wiley Online Library","title":"Associations between species and groups of sites: indices and statistical inference","title-short":"Associations between species and groups of sites","volume":"90","author":[{"family":"Cáceres","given":"Miquel De"},{"family":"Legendre","given":"Pierre"}],"issued":{"date-parts":[["2009"]]}}}],"schema":"https://github.com/citation-style-language/schema/raw/master/csl-citation.json"} </w:instrText>
      </w:r>
      <w:r w:rsidR="009B539C">
        <w:fldChar w:fldCharType="separate"/>
      </w:r>
      <w:r w:rsidR="009B539C" w:rsidRPr="009B539C">
        <w:rPr>
          <w:kern w:val="0"/>
        </w:rPr>
        <w:t>(Cáceres and Legendre, 2009)</w:t>
      </w:r>
      <w:r w:rsidR="009B539C">
        <w:fldChar w:fldCharType="end"/>
      </w:r>
      <w:r w:rsidR="009B539C">
        <w:t xml:space="preserve"> and </w:t>
      </w:r>
      <w:r w:rsidR="007C71F7">
        <w:t xml:space="preserve">vegan version 2.7-6 </w:t>
      </w:r>
      <w:r w:rsidR="007C71F7">
        <w:fldChar w:fldCharType="begin"/>
      </w:r>
      <w:r w:rsidR="007C71F7">
        <w:instrText xml:space="preserve"> ADDIN ZOTERO_ITEM CSL_CITATION {"citationID":"HMaEP3gG","properties":{"unsorted":false,"formattedCitation":"(Oksanen et al., 2026)","plainCitation":"(Oksanen et al., 2026)","noteIndex":0},"citationItems":[{"id":45,"uris":["http://zotero.org/groups/6650714/items/T2GJ9I86"],"itemData":{"id":45,"type":"software","abstract":"Ordination methods, diversity analysis and other functions for community and vegetation ecologists.","license":"GPL-2","source":"R-Packages","title":"vegan: Community Ecology Package","title-short":"vegan","URL":"https://cran.r-project.org/web/packages/vegan/index.html","version":"2.7-6","author":[{"family":"Oksanen","given":"Jari"},{"family":"Simpson","given":"Gavin L."},{"family":"Blanchet","given":"F. Guillaume"},{"family":"Kindt","given":"Roeland"},{"family":"Legendre","given":"Pierre"},{"family":"Minchin","given":"Peter R."},{"family":"O'Hara","given":"R. B."},{"family":"Solymos","given":"Peter"},{"family":"Stevens","given":"M. Henry H."},{"family":"Szoecs","given":"Eduard"},{"family":"Wagner","given":"Helene"},{"family":"Barbour","given":"Matt"},{"family":"Bedward","given":"Michael"},{"family":"Bengtsson","given":"Henrik"},{"family":"Bolker","given":"Ben"},{"family":"Borcard","given":"Daniel"},{"family":"Borman","given":"Tuomas"},{"family":"Carvalho","given":"Gustavo"},{"family":"Chirico","given":"Michael"},{"family":"Caceres","given":"Miquel De"},{"family":"Durand","given":"Sebastien"},{"family":"Evangelista","given":"Heloisa Beatriz Antoniazi"},{"family":"FitzJohn","given":"Rich"},{"family":"Friendly","given":"Michael"},{"family":"Furneaux","given":"Brendan"},{"family":"Hannigan","given":"Geoffrey"},{"family":"Heida","given":"Isaac"},{"family":"Hill","given":"Mark O."},{"family":"Lahti","given":"Leo"},{"family":"Martino","given":"Cameron"},{"family":"McGlinn","given":"Dan"},{"family":"Ouellette","given":"Marie-Helene"},{"family":"Cunha","given":"Eduardo Ribeiro"},{"family":"Smith","given":"Tyler"},{"family":"Stier","given":"Adrian"},{"family":"Braak","given":"Cajo J. F. Ter"},{"family":"Weedon","given":"James"}],"accessed":{"date-parts":[["2026",9,9]]},"issued":{"date-parts":[["2026",8,31]]}}}],"schema":"https://github.com/citation-style-language/schema/raw/master/csl-citation.json"} </w:instrText>
      </w:r>
      <w:r w:rsidR="007C71F7">
        <w:fldChar w:fldCharType="separate"/>
      </w:r>
      <w:r w:rsidR="007C71F7" w:rsidRPr="007C71F7">
        <w:t>(Oksanen et al., 2026)</w:t>
      </w:r>
      <w:r w:rsidR="007C71F7">
        <w:fldChar w:fldCharType="end"/>
      </w:r>
      <w:r w:rsidR="007C71F7">
        <w:t xml:space="preserve">, and generalized linear mixed models were fit using glmmTMB version 1.1.14 </w:t>
      </w:r>
      <w:r w:rsidR="007C71F7">
        <w:fldChar w:fldCharType="begin"/>
      </w:r>
      <w:r w:rsidR="007C71F7">
        <w:instrText xml:space="preserve"> ADDIN ZOTERO_ITEM CSL_CITATION {"citationID":"24WNICmy","properties":{"unsorted":false,"formattedCitation":"(Brooks et al., 2017)","plainCitation":"(Brooks et al., 2017)","noteIndex":0},"citationItems":[{"id":46,"uris":["http://zotero.org/groups/6650714/items/EVUEHWWR"],"itemData":{"id":46,"type":"article-journal","abstract":"Count data can be analyzed using generalized linear mixed models when observations are correlated in ways that require random effects. However, count data are often *zero-inflated*, containing more zeros than would be expected from the typical error distributions. We present a new package, *glmmTMB*, and compare it to other R packages that fit zero-inflated mixed models. The *glmmTMB* package fits many types of GLMMs and extensions, including models with continuously distributed responses, but here we focus on count responses. *glmmTMB* is faster than *glmmADMB*, *MCMCglmm*, and *brms*, and more flexible than *INLA* and *mgcv* for zero-inflated modeling. One unique feature of *glmmTMB* (among packages that fit zero-inflated mixed models) is its ability to estimate the Conway-Maxwell-Poisson distribution parameterized by the mean. Overall, its most appealing features for new users may be the combination of speed, flexibility, and its interface's similarity to *lme4*.","container-title":"The R Journal","DOI":"10.32614/RJ-2017-066","ISSN":"2073-4859","issue":"2","page":"378-400","source":"journal.r-project.org","title":"The R Journal: glmmTMB Balances Speed and Flexibility Among Packages for Zero-inflated Generalized Linear Mixed Modeling","title-short":"The R Journal","volume":"9","author":[{"family":"Brooks","given":"Mollie E."},{"family":"Kristensen","given":"Kasper"},{"family":"Benthem","given":"Koen J.","dropping-particle":"van"},{"family":"Magnusson","given":"Arni"},{"family":"Berg","given":"Casper W."},{"family":"Nielsen","given":"Anders"},{"family":"Skaug","given":"Hans J."},{"family":"Mächler","given":"Martin"},{"family":"Bolker","given":"Benjamin M."}],"issued":{"date-parts":[["2017",12,1]]}}}],"schema":"https://github.com/citation-style-language/schema/raw/master/csl-citation.json"} </w:instrText>
      </w:r>
      <w:r w:rsidR="007C71F7">
        <w:fldChar w:fldCharType="separate"/>
      </w:r>
      <w:r w:rsidR="007C71F7" w:rsidRPr="007C71F7">
        <w:t>(Brooks et al., 2017)</w:t>
      </w:r>
      <w:r w:rsidR="007C71F7">
        <w:fldChar w:fldCharType="end"/>
      </w:r>
      <w:r w:rsidR="007C71F7">
        <w:t>.</w:t>
      </w:r>
    </w:p>
    <w:p w14:paraId="55F0FE21" w14:textId="77777777" w:rsidR="00F64BA4" w:rsidRDefault="00F64BA4" w:rsidP="00241E61"/>
    <w:p w14:paraId="0CAACE5F" w14:textId="7A42312E" w:rsidR="00155087" w:rsidRDefault="00155087" w:rsidP="00241E61">
      <w:pPr>
        <w:pStyle w:val="Heading1"/>
      </w:pPr>
      <w:r>
        <w:t>3</w:t>
      </w:r>
      <w:r>
        <w:tab/>
      </w:r>
      <w:r w:rsidR="00434324">
        <w:t>RESULTS</w:t>
      </w:r>
    </w:p>
    <w:p w14:paraId="178A068C" w14:textId="4DA51C6F" w:rsidR="00C6078B" w:rsidRPr="00C6078B" w:rsidRDefault="00C6078B" w:rsidP="00241E61">
      <w:pPr>
        <w:pStyle w:val="Heading2"/>
      </w:pPr>
      <w:r>
        <w:t>3.1</w:t>
      </w:r>
      <w:r>
        <w:tab/>
      </w:r>
      <w:r w:rsidR="009960A4">
        <w:t>Assemblage occurrence</w:t>
      </w:r>
    </w:p>
    <w:p w14:paraId="246D9D22" w14:textId="17EA0440" w:rsidR="00241E61" w:rsidRPr="00DC31EE" w:rsidRDefault="000D6DCD" w:rsidP="00241E61">
      <w:r>
        <w:t xml:space="preserve">After </w:t>
      </w:r>
      <w:r w:rsidR="00241E61" w:rsidRPr="00241E61">
        <w:t>thresholding</w:t>
      </w:r>
      <w:ins w:id="29" w:author="Bobay, Luke Andrew" w:date="2026-09-09T11:10:00Z" w16du:dateUtc="2026-09-09T18:10:00Z">
        <w:r>
          <w:t>,</w:t>
        </w:r>
      </w:ins>
      <w:r w:rsidR="00241E61" w:rsidRPr="00241E61">
        <w:t xml:space="preserve"> </w:t>
      </w:r>
      <w:r>
        <w:t>our data set included</w:t>
      </w:r>
      <w:r w:rsidR="00241E61" w:rsidRPr="00241E61">
        <w:t xml:space="preserve"> 38,363 </w:t>
      </w:r>
      <w:r>
        <w:t>total fish</w:t>
      </w:r>
      <w:r w:rsidR="00241E61" w:rsidRPr="00241E61">
        <w:t xml:space="preserve"> larvae from </w:t>
      </w:r>
      <w:r>
        <w:t>195</w:t>
      </w:r>
      <w:r w:rsidRPr="00241E61">
        <w:t xml:space="preserve"> </w:t>
      </w:r>
      <w:r>
        <w:t>net tows</w:t>
      </w:r>
      <w:r w:rsidR="00241E61" w:rsidRPr="00241E61">
        <w:t xml:space="preserve">. Oceanographic conditions during sampling varied with depth and </w:t>
      </w:r>
      <w:r>
        <w:t>among years</w:t>
      </w:r>
      <w:r w:rsidR="00241E61" w:rsidRPr="00241E61">
        <w:t xml:space="preserve">. </w:t>
      </w:r>
      <w:r w:rsidR="00A04473">
        <w:t xml:space="preserve">Temperature was fairly </w:t>
      </w:r>
      <w:r w:rsidR="008E22A0">
        <w:t>constant</w:t>
      </w:r>
      <w:r w:rsidR="00A04473">
        <w:t xml:space="preserve"> across depths</w:t>
      </w:r>
      <w:r w:rsidR="008E22A0">
        <w:t xml:space="preserve"> and was lowest overall in 2022 and 2023 and highest in 2019 (Figure 1B)</w:t>
      </w:r>
      <w:r w:rsidR="00241E61" w:rsidRPr="00241E61">
        <w:t xml:space="preserve">. </w:t>
      </w:r>
      <w:r w:rsidR="008E22A0">
        <w:t>S</w:t>
      </w:r>
      <w:r w:rsidR="00241E61" w:rsidRPr="00241E61">
        <w:t xml:space="preserve">alinity </w:t>
      </w:r>
      <w:r w:rsidR="008E22A0">
        <w:t xml:space="preserve">generally </w:t>
      </w:r>
      <w:r w:rsidR="00241E61" w:rsidRPr="00241E61">
        <w:t>increased with depth</w:t>
      </w:r>
      <w:r w:rsidR="005949EB">
        <w:t>, although relatively high values of 33–34 PSU were recorded at all depths, and salinity was relatively constant across depths in 2018 (Figure 1C). S</w:t>
      </w:r>
      <w:r w:rsidR="008E22A0">
        <w:t>ome particularly low salinity values measured near the surface in 2022 and 2023 were likely associated with the Columbia River plume (Figure 1C).</w:t>
      </w:r>
      <w:r w:rsidR="00241E61" w:rsidRPr="00241E61">
        <w:t xml:space="preserve"> DO </w:t>
      </w:r>
      <w:r w:rsidR="005949EB">
        <w:t xml:space="preserve">generally </w:t>
      </w:r>
      <w:r w:rsidR="008E22A0">
        <w:t>decreased with</w:t>
      </w:r>
      <w:r w:rsidR="00241E61" w:rsidRPr="00241E61">
        <w:t xml:space="preserve"> depth</w:t>
      </w:r>
      <w:r w:rsidR="008E22A0">
        <w:t>, although values of 2–3 mL L</w:t>
      </w:r>
      <w:r w:rsidR="008E22A0">
        <w:rPr>
          <w:vertAlign w:val="superscript"/>
        </w:rPr>
        <w:t>-1</w:t>
      </w:r>
      <w:r w:rsidR="008E22A0">
        <w:t xml:space="preserve"> were measured at all but the shallowest depths </w:t>
      </w:r>
      <w:r w:rsidR="005949EB">
        <w:t>at some locations over the shelf in 2022 and 2023</w:t>
      </w:r>
      <w:r w:rsidR="00241E61" w:rsidRPr="00241E61">
        <w:t xml:space="preserve"> (Fig</w:t>
      </w:r>
      <w:r w:rsidR="005949EB">
        <w:t>ure 1</w:t>
      </w:r>
      <w:r w:rsidR="00241E61" w:rsidRPr="00241E61">
        <w:t>D).</w:t>
      </w:r>
      <w:r w:rsidR="005949EB">
        <w:t xml:space="preserve"> Together, these weak temperature and weak to strong salinity and DO gradients indicate that the top 100 m of the water column ranged from mixed to stratified across </w:t>
      </w:r>
      <w:r w:rsidR="00DC31EE">
        <w:t>locations and winters sampled.</w:t>
      </w:r>
      <w:r w:rsidR="00241E61" w:rsidRPr="00241E61">
        <w:t xml:space="preserve"> </w:t>
      </w:r>
      <w:r w:rsidR="00DC31EE">
        <w:t>Median chl-</w:t>
      </w:r>
      <w:r w:rsidR="00DC31EE">
        <w:rPr>
          <w:i/>
          <w:iCs/>
        </w:rPr>
        <w:t>a</w:t>
      </w:r>
      <w:r w:rsidR="00DC31EE" w:rsidRPr="00241E61">
        <w:t xml:space="preserve"> </w:t>
      </w:r>
      <w:r w:rsidR="00DC31EE">
        <w:t xml:space="preserve">values were similar </w:t>
      </w:r>
      <w:r w:rsidR="00241E61" w:rsidRPr="00241E61">
        <w:t>across all four years</w:t>
      </w:r>
      <w:r w:rsidR="00DC31EE">
        <w:t>, although no very high values were recorded in 2019</w:t>
      </w:r>
      <w:r w:rsidR="00241E61" w:rsidRPr="00241E61">
        <w:t xml:space="preserve"> (Fig</w:t>
      </w:r>
      <w:r w:rsidR="00DC31EE">
        <w:t>ure</w:t>
      </w:r>
      <w:r w:rsidR="00241E61" w:rsidRPr="00241E61">
        <w:t xml:space="preserve"> 1E).</w:t>
      </w:r>
      <w:r w:rsidR="00DC31EE">
        <w:t xml:space="preserve"> Chl-</w:t>
      </w:r>
      <w:r w:rsidR="00DC31EE">
        <w:rPr>
          <w:i/>
          <w:iCs/>
        </w:rPr>
        <w:t xml:space="preserve">a </w:t>
      </w:r>
      <w:r w:rsidR="00DC31EE">
        <w:t>was not strongly related to seafloor depth, with the highest values in 2018 occurring at relatively deep sampling stations (Figure 1E).</w:t>
      </w:r>
    </w:p>
    <w:p w14:paraId="179D2EC5" w14:textId="16DE316E" w:rsidR="00241E61" w:rsidRDefault="00241E61" w:rsidP="00241E61">
      <w:pPr>
        <w:rPr>
          <w:b/>
          <w:bCs/>
        </w:rPr>
      </w:pPr>
      <w:r w:rsidRPr="00241E61">
        <w:t>Cluster analysis of net tows yielded seven total clusters, two of which</w:t>
      </w:r>
      <w:ins w:id="30" w:author="Bobay, Luke Andrew" w:date="2026-09-09T11:55:00Z" w16du:dateUtc="2026-09-09T18:55:00Z">
        <w:r w:rsidR="001E0CC7">
          <w:t xml:space="preserve"> </w:t>
        </w:r>
      </w:ins>
      <w:r w:rsidRPr="00241E61">
        <w:t>—</w:t>
      </w:r>
      <w:ins w:id="31" w:author="Bobay, Luke Andrew" w:date="2026-09-09T11:55:00Z" w16du:dateUtc="2026-09-09T18:55:00Z">
        <w:r w:rsidR="001E0CC7">
          <w:t xml:space="preserve"> </w:t>
        </w:r>
      </w:ins>
      <w:r w:rsidRPr="00241E61">
        <w:t>clusters 4 and 7</w:t>
      </w:r>
      <w:ins w:id="32" w:author="Bobay, Luke Andrew" w:date="2026-09-09T11:55:00Z" w16du:dateUtc="2026-09-09T18:55:00Z">
        <w:r w:rsidR="001E0CC7">
          <w:t xml:space="preserve"> </w:t>
        </w:r>
      </w:ins>
      <w:r w:rsidRPr="00241E61">
        <w:t>—</w:t>
      </w:r>
      <w:ins w:id="33" w:author="Bobay, Luke Andrew" w:date="2026-09-09T11:55:00Z" w16du:dateUtc="2026-09-09T18:55:00Z">
        <w:r w:rsidR="001E0CC7">
          <w:t xml:space="preserve"> </w:t>
        </w:r>
      </w:ins>
      <w:r w:rsidRPr="00241E61">
        <w:t>contained only a single sampl</w:t>
      </w:r>
      <w:r w:rsidR="001E0CC7">
        <w:t>e</w:t>
      </w:r>
      <w:r w:rsidRPr="00241E61">
        <w:t xml:space="preserve"> (Fig</w:t>
      </w:r>
      <w:r w:rsidR="001E0CC7">
        <w:t>ure</w:t>
      </w:r>
      <w:r w:rsidRPr="00241E61">
        <w:t xml:space="preserve"> </w:t>
      </w:r>
      <w:r w:rsidR="001E0CC7">
        <w:t>S</w:t>
      </w:r>
      <w:r w:rsidRPr="00241E61">
        <w:t>1). Cluster 1 was present in all four sampling years and was heavily dominated by its indicator tax</w:t>
      </w:r>
      <w:r w:rsidR="00674F8F">
        <w:t>on</w:t>
      </w:r>
      <w:r w:rsidRPr="00241E61">
        <w:t xml:space="preserve">, </w:t>
      </w:r>
      <w:r w:rsidRPr="00DF4B39">
        <w:rPr>
          <w:i/>
          <w:iCs/>
        </w:rPr>
        <w:t>Sebastes</w:t>
      </w:r>
      <w:r w:rsidRPr="00241E61">
        <w:t xml:space="preserve"> spp.</w:t>
      </w:r>
      <w:r w:rsidR="00AC0329">
        <w:t>, and generally occurred along the shelf break</w:t>
      </w:r>
      <w:r w:rsidRPr="00241E61">
        <w:t xml:space="preserve"> (Fig</w:t>
      </w:r>
      <w:r w:rsidR="00674F8F">
        <w:t>ure</w:t>
      </w:r>
      <w:r w:rsidR="00AC0329">
        <w:t>s</w:t>
      </w:r>
      <w:r w:rsidRPr="00241E61">
        <w:t xml:space="preserve"> 2</w:t>
      </w:r>
      <w:r w:rsidR="00AC0329">
        <w:t>–3,</w:t>
      </w:r>
      <w:r w:rsidRPr="00241E61">
        <w:t xml:space="preserve"> Table 1). </w:t>
      </w:r>
      <w:r w:rsidR="00674F8F">
        <w:t>C</w:t>
      </w:r>
      <w:r w:rsidRPr="00241E61">
        <w:t xml:space="preserve">lusters 2 and 3 </w:t>
      </w:r>
      <w:r w:rsidR="00674F8F">
        <w:t>were also present in all years</w:t>
      </w:r>
      <w:r w:rsidRPr="00241E61">
        <w:t xml:space="preserve"> (Fig</w:t>
      </w:r>
      <w:r w:rsidR="00674F8F">
        <w:t>ure</w:t>
      </w:r>
      <w:r w:rsidRPr="00241E61">
        <w:t xml:space="preserve"> 2B). Cluster 2 was </w:t>
      </w:r>
      <w:r w:rsidR="00674F8F">
        <w:t>dominated by</w:t>
      </w:r>
      <w:r w:rsidRPr="00241E61">
        <w:t xml:space="preserve"> </w:t>
      </w:r>
      <w:r w:rsidR="00674F8F">
        <w:t>P</w:t>
      </w:r>
      <w:r w:rsidRPr="00241E61">
        <w:t xml:space="preserve">leuronectiformes, </w:t>
      </w:r>
      <w:r w:rsidR="00074A37">
        <w:t>especially</w:t>
      </w:r>
      <w:r w:rsidRPr="00241E61">
        <w:t xml:space="preserve"> the indicator species </w:t>
      </w:r>
      <w:commentRangeStart w:id="34"/>
      <w:commentRangeStart w:id="35"/>
      <w:commentRangeStart w:id="36"/>
      <w:r w:rsidR="00663747" w:rsidRPr="00663747">
        <w:rPr>
          <w:i/>
          <w:iCs/>
        </w:rPr>
        <w:t>Parophrys</w:t>
      </w:r>
      <w:r w:rsidR="00663747">
        <w:rPr>
          <w:i/>
          <w:iCs/>
        </w:rPr>
        <w:t xml:space="preserve"> </w:t>
      </w:r>
      <w:r w:rsidRPr="00DF4B39">
        <w:rPr>
          <w:i/>
          <w:iCs/>
        </w:rPr>
        <w:t>vetulus</w:t>
      </w:r>
      <w:r w:rsidR="00AC0329">
        <w:t>, and was present almost exclusively over the shelf</w:t>
      </w:r>
      <w:r w:rsidRPr="00241E61">
        <w:t xml:space="preserve"> </w:t>
      </w:r>
      <w:commentRangeEnd w:id="34"/>
      <w:r w:rsidR="000B5C8B" w:rsidRPr="00241E61">
        <w:rPr>
          <w:rStyle w:val="CommentReference"/>
          <w:sz w:val="24"/>
          <w:szCs w:val="24"/>
        </w:rPr>
        <w:commentReference w:id="34"/>
      </w:r>
      <w:commentRangeEnd w:id="35"/>
      <w:r w:rsidR="00ED46FB" w:rsidRPr="00241E61">
        <w:rPr>
          <w:rStyle w:val="CommentReference"/>
          <w:sz w:val="24"/>
          <w:szCs w:val="24"/>
        </w:rPr>
        <w:commentReference w:id="35"/>
      </w:r>
      <w:commentRangeEnd w:id="36"/>
      <w:r w:rsidR="007506CF" w:rsidRPr="00241E61">
        <w:rPr>
          <w:rStyle w:val="CommentReference"/>
          <w:sz w:val="24"/>
          <w:szCs w:val="24"/>
        </w:rPr>
        <w:commentReference w:id="36"/>
      </w:r>
      <w:r w:rsidRPr="00241E61">
        <w:t>(</w:t>
      </w:r>
      <w:r w:rsidR="00AC0329" w:rsidRPr="00241E61">
        <w:t>Fig</w:t>
      </w:r>
      <w:r w:rsidR="00AC0329">
        <w:t>ures</w:t>
      </w:r>
      <w:r w:rsidR="00AC0329" w:rsidRPr="00241E61">
        <w:t xml:space="preserve"> 2</w:t>
      </w:r>
      <w:r w:rsidR="00AC0329">
        <w:t>–3,</w:t>
      </w:r>
      <w:r w:rsidR="00AC0329" w:rsidRPr="00241E61">
        <w:t xml:space="preserve"> Table 1</w:t>
      </w:r>
      <w:r w:rsidRPr="00241E61">
        <w:t xml:space="preserve">). Cluster 3 was significantly </w:t>
      </w:r>
      <w:r w:rsidR="00674F8F">
        <w:t>associated with</w:t>
      </w:r>
      <w:r w:rsidRPr="00241E61">
        <w:t xml:space="preserve"> </w:t>
      </w:r>
      <w:r w:rsidR="00663747">
        <w:rPr>
          <w:i/>
          <w:iCs/>
        </w:rPr>
        <w:t>Stenobrachius</w:t>
      </w:r>
      <w:r w:rsidRPr="00DF4B39">
        <w:rPr>
          <w:i/>
          <w:iCs/>
        </w:rPr>
        <w:t xml:space="preserve"> leucopsarus</w:t>
      </w:r>
      <w:r w:rsidRPr="00241E61">
        <w:t xml:space="preserve"> (Table 1) and </w:t>
      </w:r>
      <w:r w:rsidR="00AC0329">
        <w:t xml:space="preserve">was </w:t>
      </w:r>
      <w:r w:rsidR="007506CF">
        <w:t>primarily composed of</w:t>
      </w:r>
      <w:r w:rsidRPr="00241E61">
        <w:t xml:space="preserve"> mesopelagic </w:t>
      </w:r>
      <w:r w:rsidR="007506CF">
        <w:t>taxa</w:t>
      </w:r>
      <w:r w:rsidRPr="00241E61">
        <w:t xml:space="preserve"> (Fig</w:t>
      </w:r>
      <w:r w:rsidR="007506CF">
        <w:t>ure</w:t>
      </w:r>
      <w:r w:rsidRPr="00241E61">
        <w:t xml:space="preserve"> 2)</w:t>
      </w:r>
      <w:r w:rsidR="005E384D">
        <w:t>. Cluster 3 occurred mostly</w:t>
      </w:r>
      <w:r w:rsidR="005E384D" w:rsidRPr="00241E61">
        <w:t xml:space="preserve"> offshore</w:t>
      </w:r>
      <w:r w:rsidR="001F7986">
        <w:t>,</w:t>
      </w:r>
      <w:r w:rsidR="005E384D">
        <w:t xml:space="preserve"> over the shelf break</w:t>
      </w:r>
      <w:ins w:id="37" w:author="McCloskey, Ross" w:date="2026-09-23T15:55:00Z" w16du:dateUtc="2026-09-23T22:55:00Z">
        <w:r w:rsidR="001F7986">
          <w:t>,</w:t>
        </w:r>
      </w:ins>
      <w:r w:rsidR="005E384D" w:rsidRPr="00241E61">
        <w:t xml:space="preserve"> and in </w:t>
      </w:r>
      <w:r w:rsidR="005E384D">
        <w:t>deep net tows</w:t>
      </w:r>
      <w:r w:rsidR="005E384D" w:rsidRPr="00241E61">
        <w:t xml:space="preserve"> (Fig</w:t>
      </w:r>
      <w:r w:rsidR="005E384D">
        <w:t>ure</w:t>
      </w:r>
      <w:r w:rsidR="005E384D" w:rsidRPr="00241E61">
        <w:t xml:space="preserve"> 3)</w:t>
      </w:r>
      <w:r w:rsidRPr="00241E61">
        <w:t xml:space="preserve">. </w:t>
      </w:r>
      <w:r w:rsidR="005E384D">
        <w:t>Notably, the shelf is quite narrow off Trinidad Head, CA, where cluster 3 occurred at even the most nearshore station in 2018 (Figure 3).</w:t>
      </w:r>
      <w:r w:rsidR="005E384D" w:rsidRPr="00241E61">
        <w:t xml:space="preserve"> </w:t>
      </w:r>
      <w:r w:rsidRPr="00241E61">
        <w:t xml:space="preserve">Cluster 5 was </w:t>
      </w:r>
      <w:r w:rsidR="005E384D">
        <w:t>most prevalent in</w:t>
      </w:r>
      <w:r w:rsidRPr="00241E61">
        <w:t xml:space="preserve"> 2022</w:t>
      </w:r>
      <w:ins w:id="38" w:author="Bobay, Luke Andrew" w:date="2026-09-09T12:41:00Z" w16du:dateUtc="2026-09-09T19:41:00Z">
        <w:r w:rsidR="005E384D">
          <w:t>,</w:t>
        </w:r>
      </w:ins>
      <w:r w:rsidRPr="00241E61">
        <w:t xml:space="preserve"> was </w:t>
      </w:r>
      <w:r w:rsidR="007506CF">
        <w:t>dominated by coastal taxa, like</w:t>
      </w:r>
      <w:r w:rsidRPr="00241E61">
        <w:t xml:space="preserve"> </w:t>
      </w:r>
      <w:r w:rsidRPr="00DF4B39">
        <w:rPr>
          <w:i/>
          <w:iCs/>
        </w:rPr>
        <w:t>P. vetulus</w:t>
      </w:r>
      <w:r w:rsidRPr="00241E61">
        <w:t xml:space="preserve"> and </w:t>
      </w:r>
      <w:r w:rsidRPr="00DF4B39">
        <w:rPr>
          <w:i/>
          <w:iCs/>
        </w:rPr>
        <w:t>Liparis</w:t>
      </w:r>
      <w:r w:rsidRPr="00241E61">
        <w:t xml:space="preserve"> spp.</w:t>
      </w:r>
      <w:r w:rsidR="005E384D">
        <w:t>, and mostly occurred close to shore</w:t>
      </w:r>
      <w:r w:rsidRPr="00241E61">
        <w:t xml:space="preserve"> (Fig</w:t>
      </w:r>
      <w:r w:rsidR="007506CF">
        <w:t>ure</w:t>
      </w:r>
      <w:r w:rsidRPr="00241E61">
        <w:t xml:space="preserve"> 2</w:t>
      </w:r>
      <w:r w:rsidR="005E384D">
        <w:t>–3</w:t>
      </w:r>
      <w:r w:rsidR="007506CF">
        <w:t>,</w:t>
      </w:r>
      <w:del w:id="39" w:author="McCloskey, Ross" w:date="2026-09-23T15:56:00Z" w16du:dateUtc="2026-09-23T22:56:00Z">
        <w:r w:rsidR="007506CF" w:rsidDel="001F7986">
          <w:delText xml:space="preserve"> </w:delText>
        </w:r>
      </w:del>
      <w:r w:rsidR="007506CF" w:rsidRPr="00241E61" w:rsidDel="007506CF">
        <w:t xml:space="preserve"> </w:t>
      </w:r>
      <w:r w:rsidRPr="00241E61">
        <w:t>Table 1). Cluster 6 was present in 2022 and 2023</w:t>
      </w:r>
      <w:r w:rsidR="005E384D">
        <w:t>, when sampling took place north of Newport, OR,</w:t>
      </w:r>
      <w:r w:rsidRPr="00241E61">
        <w:t xml:space="preserve"> and was </w:t>
      </w:r>
      <w:r w:rsidR="007506CF">
        <w:t>composed mostly of</w:t>
      </w:r>
      <w:r w:rsidRPr="00241E61">
        <w:t xml:space="preserve"> coastal taxa, especially Osmerid</w:t>
      </w:r>
      <w:r w:rsidR="00D45259">
        <w:t xml:space="preserve">ae </w:t>
      </w:r>
      <w:r w:rsidRPr="00241E61">
        <w:t>(Fig</w:t>
      </w:r>
      <w:r w:rsidR="007506CF">
        <w:t>ure</w:t>
      </w:r>
      <w:r w:rsidRPr="00241E61">
        <w:t xml:space="preserve"> 2</w:t>
      </w:r>
      <w:r w:rsidR="007506CF">
        <w:t xml:space="preserve">, </w:t>
      </w:r>
      <w:r w:rsidRPr="00241E61">
        <w:t>Table 1).</w:t>
      </w:r>
      <w:r w:rsidR="005E384D">
        <w:t xml:space="preserve"> Cluster 6 occurred only at shallow depths and nearshore stations north of Newport, OR (Figure 3).</w:t>
      </w:r>
    </w:p>
    <w:p w14:paraId="3B7243FF" w14:textId="6CE20978" w:rsidR="00241E61" w:rsidRDefault="00241E61" w:rsidP="00241E61">
      <w:r w:rsidRPr="00241E61">
        <w:t xml:space="preserve"> </w:t>
      </w:r>
    </w:p>
    <w:p w14:paraId="0210AF21" w14:textId="4FF99A57" w:rsidR="00A71194" w:rsidRPr="009B332C" w:rsidRDefault="00CA788F" w:rsidP="00A71194">
      <w:pPr>
        <w:pStyle w:val="Heading2"/>
        <w:rPr>
          <w:rFonts w:eastAsiaTheme="minorHAnsi"/>
          <w:b w:val="0"/>
          <w:bCs w:val="0"/>
          <w:color w:val="auto"/>
        </w:rPr>
      </w:pPr>
      <w:r>
        <w:rPr>
          <w:rFonts w:eastAsiaTheme="minorHAnsi"/>
          <w:b w:val="0"/>
          <w:bCs w:val="0"/>
          <w:color w:val="auto"/>
        </w:rPr>
        <w:lastRenderedPageBreak/>
        <w:t xml:space="preserve">The NMDS ordination of ichthyoplankton samples </w:t>
      </w:r>
      <w:r w:rsidR="00C42AB6">
        <w:rPr>
          <w:rFonts w:eastAsiaTheme="minorHAnsi"/>
          <w:b w:val="0"/>
          <w:bCs w:val="0"/>
          <w:color w:val="auto"/>
        </w:rPr>
        <w:t>facilitated</w:t>
      </w:r>
      <w:r>
        <w:rPr>
          <w:rFonts w:eastAsiaTheme="minorHAnsi"/>
          <w:b w:val="0"/>
          <w:bCs w:val="0"/>
          <w:color w:val="auto"/>
        </w:rPr>
        <w:t xml:space="preserve"> further visualization of variation in ichthyoplankton assemblage composition and </w:t>
      </w:r>
      <w:r w:rsidR="00C42AB6">
        <w:rPr>
          <w:rFonts w:eastAsiaTheme="minorHAnsi"/>
          <w:b w:val="0"/>
          <w:bCs w:val="0"/>
          <w:color w:val="auto"/>
        </w:rPr>
        <w:t>associations between assemblage composition and spatiotemporal factors</w:t>
      </w:r>
      <w:r w:rsidR="005418C8">
        <w:rPr>
          <w:rFonts w:eastAsiaTheme="minorHAnsi"/>
          <w:b w:val="0"/>
          <w:bCs w:val="0"/>
          <w:color w:val="auto"/>
        </w:rPr>
        <w:t xml:space="preserve"> (Figure 4). The observed two-dimensional NMDS stress value was 0.205, which was significantly lower than the stress values generated from 1000 constrained null assemblages using the iterative permutation approach of Dexter et al. </w:t>
      </w:r>
      <w:r w:rsidR="005418C8" w:rsidRPr="005418C8">
        <w:rPr>
          <w:rFonts w:eastAsiaTheme="minorHAnsi"/>
          <w:b w:val="0"/>
          <w:bCs w:val="0"/>
          <w:color w:val="auto"/>
        </w:rPr>
        <w:fldChar w:fldCharType="begin"/>
      </w:r>
      <w:r w:rsidR="005418C8" w:rsidRPr="005418C8">
        <w:rPr>
          <w:rFonts w:eastAsiaTheme="minorHAnsi"/>
          <w:b w:val="0"/>
          <w:bCs w:val="0"/>
          <w:color w:val="auto"/>
        </w:rPr>
        <w:instrText xml:space="preserve"> ADDIN ZOTERO_ITEM CSL_CITATION {"citationID":"ej7Fcghr","properties":{"unsorted":false,"formattedCitation":"(Dexter et al., 2018)","plainCitation":"(Dexter et al., 2018)","noteIndex":0},"citationItems":[{"id":51,"uris":["http://zotero.org/groups/6650714/items/CHFY2M5N"],"itemData":{"id":51,"type":"article-journal","abstract":"Nonmetric multidimensional scaling (NMDS) is a powerful statistical tool which enables complex multivariate data sets to be visualized in a reduced number of dimensions. Users typically evaluate the fit of an NMDS ordination via ordination “stress” (i.e., data distortion) against a commonly accepted set of heuristic guidelines. However, these guidelines do not account for the mathematical relationship which links ordination stress to sample size. Consequently, researchers working with large data sets may unnecessarily present ordinations in an intractable number of dimensions, subdivide their data, or forego the use of NMDS entirely and lose the benefits of this highly flexible and useful technique. In order to overcome the limitations of these practices, we advocate for an alternative approach to the evaluation of NMDS ordination fit via the usage of permutation-based ecological null models. We present the rationale for this approach from a theoretical basis, supported by a brief literature review, and an example usage of the methodology. Our literature review shows that NMDS analyses often far exceed the number of observations under which the original stress guidelines were formulated—with a significant increasing trend in recent decades. Adoption of a permutation-based approach will consequently provide a more flexible and quantitative evaluation of NMDS fit and allow for the continued application of NMDS in an era of increasingly large datasets.","container-title":"Limnology and Oceanography: Methods","DOI":"10.1002/lom3.10257","ISSN":"1541-5856","issue":"7","language":"en","page":"434-443","source":"Wiley Online Library","title":"The trouble with stress: A flexible method for the evaluation of nonmetric multidimensional scaling","title-short":"The trouble with stress","volume":"16","author":[{"family":"Dexter","given":"Eric"},{"family":"Rollwagen-Bollens","given":"Gretchen"},{"family":"Bollens","given":"Stephen M."}],"issued":{"date-parts":[["2018"]]}}}],"schema":"https://github.com/citation-style-language/schema/raw/master/csl-citation.json"} </w:instrText>
      </w:r>
      <w:r w:rsidR="005418C8" w:rsidRPr="005418C8">
        <w:rPr>
          <w:rFonts w:eastAsiaTheme="minorHAnsi"/>
          <w:b w:val="0"/>
          <w:bCs w:val="0"/>
          <w:color w:val="auto"/>
        </w:rPr>
        <w:fldChar w:fldCharType="separate"/>
      </w:r>
      <w:r w:rsidR="005418C8" w:rsidRPr="001F7986">
        <w:rPr>
          <w:b w:val="0"/>
          <w:bCs w:val="0"/>
        </w:rPr>
        <w:t>(2018)</w:t>
      </w:r>
      <w:r w:rsidR="005418C8" w:rsidRPr="005418C8">
        <w:rPr>
          <w:rFonts w:eastAsiaTheme="minorHAnsi"/>
          <w:b w:val="0"/>
          <w:bCs w:val="0"/>
          <w:color w:val="auto"/>
        </w:rPr>
        <w:fldChar w:fldCharType="end"/>
      </w:r>
      <w:r w:rsidR="005418C8">
        <w:rPr>
          <w:rFonts w:eastAsiaTheme="minorHAnsi"/>
          <w:b w:val="0"/>
          <w:bCs w:val="0"/>
          <w:color w:val="auto"/>
        </w:rPr>
        <w:t xml:space="preserve"> (null mean = 0.282, </w:t>
      </w:r>
      <w:r w:rsidR="005418C8">
        <w:rPr>
          <w:rFonts w:eastAsiaTheme="minorHAnsi"/>
          <w:b w:val="0"/>
          <w:bCs w:val="0"/>
          <w:i/>
          <w:iCs/>
          <w:color w:val="auto"/>
        </w:rPr>
        <w:t xml:space="preserve">z </w:t>
      </w:r>
      <w:r w:rsidR="005418C8">
        <w:rPr>
          <w:rFonts w:eastAsiaTheme="minorHAnsi"/>
          <w:b w:val="0"/>
          <w:bCs w:val="0"/>
          <w:color w:val="auto"/>
        </w:rPr>
        <w:t xml:space="preserve">= -14.95, </w:t>
      </w:r>
      <w:r w:rsidR="005418C8">
        <w:rPr>
          <w:rFonts w:eastAsiaTheme="minorHAnsi"/>
          <w:b w:val="0"/>
          <w:bCs w:val="0"/>
          <w:i/>
          <w:iCs/>
          <w:color w:val="auto"/>
        </w:rPr>
        <w:t>p</w:t>
      </w:r>
      <w:r w:rsidR="005418C8">
        <w:rPr>
          <w:rFonts w:eastAsiaTheme="minorHAnsi"/>
          <w:b w:val="0"/>
          <w:bCs w:val="0"/>
          <w:color w:val="auto"/>
        </w:rPr>
        <w:t xml:space="preserve"> &lt; 0.001). Therefore, the NMDS ordination represented structure in the observed dissimilarity matrix better than expected under the null model</w:t>
      </w:r>
      <w:r w:rsidR="00C42AB6">
        <w:rPr>
          <w:rFonts w:eastAsiaTheme="minorHAnsi"/>
          <w:b w:val="0"/>
          <w:bCs w:val="0"/>
          <w:color w:val="auto"/>
        </w:rPr>
        <w:t>.</w:t>
      </w:r>
      <w:r>
        <w:rPr>
          <w:rFonts w:eastAsiaTheme="minorHAnsi"/>
          <w:b w:val="0"/>
          <w:bCs w:val="0"/>
          <w:color w:val="auto"/>
        </w:rPr>
        <w:t xml:space="preserve"> </w:t>
      </w:r>
      <w:r w:rsidR="00304513">
        <w:rPr>
          <w:rFonts w:eastAsiaTheme="minorHAnsi"/>
          <w:b w:val="0"/>
          <w:bCs w:val="0"/>
          <w:color w:val="auto"/>
        </w:rPr>
        <w:t>Overall, t</w:t>
      </w:r>
      <w:r w:rsidR="005418C8">
        <w:rPr>
          <w:rFonts w:eastAsiaTheme="minorHAnsi"/>
          <w:b w:val="0"/>
          <w:bCs w:val="0"/>
          <w:color w:val="auto"/>
        </w:rPr>
        <w:t>he NMDS ordination indicates that</w:t>
      </w:r>
      <w:r w:rsidR="00304513">
        <w:rPr>
          <w:rFonts w:eastAsiaTheme="minorHAnsi"/>
          <w:b w:val="0"/>
          <w:bCs w:val="0"/>
          <w:color w:val="auto"/>
        </w:rPr>
        <w:t xml:space="preserve"> assemblages assigned to cluster 6 were more similar in composition to those assigned to cluster 2 than to other clusters (Figure 4). Assemblages assigned to </w:t>
      </w:r>
      <w:r w:rsidR="005418C8">
        <w:rPr>
          <w:rFonts w:eastAsiaTheme="minorHAnsi"/>
          <w:b w:val="0"/>
          <w:bCs w:val="0"/>
          <w:color w:val="auto"/>
        </w:rPr>
        <w:t xml:space="preserve">cluster 1 </w:t>
      </w:r>
      <w:r w:rsidR="00304513">
        <w:rPr>
          <w:rFonts w:eastAsiaTheme="minorHAnsi"/>
          <w:b w:val="0"/>
          <w:bCs w:val="0"/>
          <w:color w:val="auto"/>
        </w:rPr>
        <w:t>tended to occur</w:t>
      </w:r>
      <w:r w:rsidR="005418C8">
        <w:rPr>
          <w:rFonts w:eastAsiaTheme="minorHAnsi"/>
          <w:b w:val="0"/>
          <w:bCs w:val="0"/>
          <w:color w:val="auto"/>
        </w:rPr>
        <w:t xml:space="preserve"> at intermediate seafloor depths, while cluster 3 occurred at greater seafloor depths and clusters 2</w:t>
      </w:r>
      <w:r w:rsidR="00304513">
        <w:rPr>
          <w:rFonts w:eastAsiaTheme="minorHAnsi"/>
          <w:b w:val="0"/>
          <w:bCs w:val="0"/>
          <w:color w:val="auto"/>
        </w:rPr>
        <w:t>, 5,</w:t>
      </w:r>
      <w:r w:rsidR="005418C8">
        <w:rPr>
          <w:rFonts w:eastAsiaTheme="minorHAnsi"/>
          <w:b w:val="0"/>
          <w:bCs w:val="0"/>
          <w:color w:val="auto"/>
        </w:rPr>
        <w:t xml:space="preserve"> and 6 occurred at shallower seafloor depths</w:t>
      </w:r>
      <w:r w:rsidR="00304513">
        <w:rPr>
          <w:rFonts w:eastAsiaTheme="minorHAnsi"/>
          <w:b w:val="0"/>
          <w:bCs w:val="0"/>
          <w:color w:val="auto"/>
        </w:rPr>
        <w:t xml:space="preserve"> (Figure 4)</w:t>
      </w:r>
      <w:r w:rsidR="005418C8">
        <w:rPr>
          <w:rFonts w:eastAsiaTheme="minorHAnsi"/>
          <w:b w:val="0"/>
          <w:bCs w:val="0"/>
          <w:color w:val="auto"/>
        </w:rPr>
        <w:t xml:space="preserve">. </w:t>
      </w:r>
      <w:r w:rsidR="00304513">
        <w:rPr>
          <w:rFonts w:eastAsiaTheme="minorHAnsi"/>
          <w:b w:val="0"/>
          <w:bCs w:val="0"/>
          <w:color w:val="auto"/>
        </w:rPr>
        <w:t>Similarly</w:t>
      </w:r>
      <w:r w:rsidR="00A71194" w:rsidRPr="009B332C">
        <w:rPr>
          <w:rFonts w:eastAsiaTheme="minorHAnsi"/>
          <w:b w:val="0"/>
          <w:bCs w:val="0"/>
          <w:color w:val="auto"/>
        </w:rPr>
        <w:t xml:space="preserve">, </w:t>
      </w:r>
      <w:r w:rsidR="00304513">
        <w:rPr>
          <w:rFonts w:eastAsiaTheme="minorHAnsi"/>
          <w:b w:val="0"/>
          <w:bCs w:val="0"/>
          <w:color w:val="auto"/>
        </w:rPr>
        <w:t>assemblages assigned to clusters 3 and 5 tended to occur at the greatest net tow depths</w:t>
      </w:r>
      <w:r w:rsidR="00C138B4">
        <w:rPr>
          <w:rFonts w:eastAsiaTheme="minorHAnsi"/>
          <w:b w:val="0"/>
          <w:bCs w:val="0"/>
          <w:color w:val="auto"/>
        </w:rPr>
        <w:t xml:space="preserve"> (Figure 4)</w:t>
      </w:r>
      <w:r w:rsidR="00304513">
        <w:rPr>
          <w:rFonts w:eastAsiaTheme="minorHAnsi"/>
          <w:b w:val="0"/>
          <w:bCs w:val="0"/>
          <w:color w:val="auto"/>
        </w:rPr>
        <w:t>.</w:t>
      </w:r>
      <w:r w:rsidR="00A71194" w:rsidRPr="009B332C">
        <w:rPr>
          <w:rFonts w:eastAsiaTheme="minorHAnsi"/>
          <w:b w:val="0"/>
          <w:bCs w:val="0"/>
          <w:color w:val="auto"/>
        </w:rPr>
        <w:t xml:space="preserve"> </w:t>
      </w:r>
      <w:r w:rsidR="00304513">
        <w:rPr>
          <w:rFonts w:eastAsiaTheme="minorHAnsi"/>
          <w:b w:val="0"/>
          <w:bCs w:val="0"/>
          <w:color w:val="auto"/>
        </w:rPr>
        <w:t>Assemblages assigned to cluster 5 tended to occur during the daytime</w:t>
      </w:r>
      <w:r w:rsidR="00C138B4">
        <w:rPr>
          <w:rFonts w:eastAsiaTheme="minorHAnsi"/>
          <w:b w:val="0"/>
          <w:bCs w:val="0"/>
          <w:color w:val="auto"/>
        </w:rPr>
        <w:t xml:space="preserve"> (Figure 4)</w:t>
      </w:r>
      <w:r w:rsidR="00304513">
        <w:rPr>
          <w:rFonts w:eastAsiaTheme="minorHAnsi"/>
          <w:b w:val="0"/>
          <w:bCs w:val="0"/>
          <w:color w:val="auto"/>
        </w:rPr>
        <w:t>. Cluster 6 tended to occur at high latitudes, while clusters 3 and 5 tended to occur at lower latitudes</w:t>
      </w:r>
      <w:r w:rsidR="00C138B4">
        <w:rPr>
          <w:rFonts w:eastAsiaTheme="minorHAnsi"/>
          <w:b w:val="0"/>
          <w:bCs w:val="0"/>
          <w:color w:val="auto"/>
        </w:rPr>
        <w:t xml:space="preserve"> (Figure 4)</w:t>
      </w:r>
      <w:r w:rsidR="00304513">
        <w:rPr>
          <w:rFonts w:eastAsiaTheme="minorHAnsi"/>
          <w:b w:val="0"/>
          <w:bCs w:val="0"/>
          <w:color w:val="auto"/>
        </w:rPr>
        <w:t>.</w:t>
      </w:r>
    </w:p>
    <w:p w14:paraId="551B3E62" w14:textId="451820E4" w:rsidR="00A71194" w:rsidRPr="009B332C" w:rsidRDefault="00A71194" w:rsidP="00A71194">
      <w:pPr>
        <w:pStyle w:val="Heading2"/>
        <w:rPr>
          <w:rFonts w:eastAsiaTheme="minorHAnsi"/>
          <w:b w:val="0"/>
          <w:bCs w:val="0"/>
          <w:color w:val="auto"/>
        </w:rPr>
      </w:pPr>
    </w:p>
    <w:p w14:paraId="59EFEDA9" w14:textId="77777777" w:rsidR="00A71194" w:rsidRDefault="00A71194" w:rsidP="00241E61">
      <w:pPr>
        <w:rPr>
          <w:b/>
          <w:bCs/>
        </w:rPr>
      </w:pPr>
    </w:p>
    <w:p w14:paraId="23897934" w14:textId="6C470789" w:rsidR="00C6078B" w:rsidRPr="00241E61" w:rsidRDefault="00C6078B" w:rsidP="00241E61">
      <w:pPr>
        <w:pStyle w:val="Heading2"/>
      </w:pPr>
      <w:r w:rsidRPr="00241E61">
        <w:lastRenderedPageBreak/>
        <w:t>2.2</w:t>
      </w:r>
      <w:r w:rsidRPr="00241E61">
        <w:tab/>
      </w:r>
      <w:r w:rsidR="00DC6AC2">
        <w:t>Environmental and spatiotemporal i</w:t>
      </w:r>
      <w:r w:rsidRPr="00241E61">
        <w:t xml:space="preserve">nfluences on </w:t>
      </w:r>
      <w:r w:rsidR="00DC6AC2">
        <w:t>assemblage composition</w:t>
      </w:r>
    </w:p>
    <w:p w14:paraId="4A6644D6" w14:textId="6E0C14F1" w:rsidR="00C708CB" w:rsidRDefault="00D93053" w:rsidP="009B332C">
      <w:pPr>
        <w:pStyle w:val="Heading2"/>
        <w:rPr>
          <w:rFonts w:eastAsiaTheme="minorHAnsi"/>
          <w:b w:val="0"/>
          <w:bCs w:val="0"/>
          <w:color w:val="auto"/>
        </w:rPr>
      </w:pPr>
      <w:r>
        <w:rPr>
          <w:rFonts w:eastAsiaTheme="minorHAnsi"/>
          <w:b w:val="0"/>
          <w:bCs w:val="0"/>
          <w:color w:val="auto"/>
        </w:rPr>
        <w:t>The spatiotemporal covariates included in the base dbRDA model explained a significant amount of variation in the composition of ichthyoplankton assemblages (</w:t>
      </w:r>
      <w:r w:rsidR="00995CD2">
        <w:rPr>
          <w:rFonts w:eastAsiaTheme="minorHAnsi"/>
          <w:b w:val="0"/>
          <w:bCs w:val="0"/>
          <w:color w:val="auto"/>
        </w:rPr>
        <w:t xml:space="preserve">adj. </w:t>
      </w:r>
      <w:r w:rsidR="00995CD2">
        <w:rPr>
          <w:rFonts w:eastAsiaTheme="minorHAnsi"/>
          <w:b w:val="0"/>
          <w:bCs w:val="0"/>
          <w:i/>
          <w:iCs/>
          <w:color w:val="auto"/>
        </w:rPr>
        <w:t>R</w:t>
      </w:r>
      <w:r w:rsidR="00995CD2">
        <w:rPr>
          <w:rFonts w:eastAsiaTheme="minorHAnsi"/>
          <w:b w:val="0"/>
          <w:bCs w:val="0"/>
          <w:color w:val="auto"/>
          <w:vertAlign w:val="superscript"/>
        </w:rPr>
        <w:t>2</w:t>
      </w:r>
      <w:r w:rsidR="00995CD2">
        <w:rPr>
          <w:rFonts w:eastAsiaTheme="minorHAnsi"/>
          <w:b w:val="0"/>
          <w:bCs w:val="0"/>
          <w:color w:val="auto"/>
        </w:rPr>
        <w:t xml:space="preserve"> = 0.07, pseudo-</w:t>
      </w:r>
      <w:r w:rsidR="00995CD2">
        <w:rPr>
          <w:rFonts w:eastAsiaTheme="minorHAnsi"/>
          <w:b w:val="0"/>
          <w:bCs w:val="0"/>
          <w:i/>
          <w:iCs/>
          <w:color w:val="auto"/>
        </w:rPr>
        <w:t>F</w:t>
      </w:r>
      <w:r w:rsidR="00995CD2">
        <w:rPr>
          <w:rFonts w:eastAsiaTheme="minorHAnsi"/>
          <w:b w:val="0"/>
          <w:bCs w:val="0"/>
          <w:color w:val="auto"/>
        </w:rPr>
        <w:t xml:space="preserve"> = 3.04, </w:t>
      </w:r>
      <w:r w:rsidR="00995CD2">
        <w:rPr>
          <w:rFonts w:eastAsiaTheme="minorHAnsi"/>
          <w:b w:val="0"/>
          <w:bCs w:val="0"/>
          <w:i/>
          <w:iCs/>
          <w:color w:val="auto"/>
        </w:rPr>
        <w:t>p</w:t>
      </w:r>
      <w:r w:rsidR="00995CD2">
        <w:rPr>
          <w:rFonts w:eastAsiaTheme="minorHAnsi"/>
          <w:b w:val="0"/>
          <w:bCs w:val="0"/>
          <w:color w:val="auto"/>
        </w:rPr>
        <w:t xml:space="preserve"> &lt; 0.001). The full dbRDA model including spatiotemporal and environmental covariates was also significant (adj. </w:t>
      </w:r>
      <w:r w:rsidR="00995CD2">
        <w:rPr>
          <w:rFonts w:eastAsiaTheme="minorHAnsi"/>
          <w:b w:val="0"/>
          <w:bCs w:val="0"/>
          <w:i/>
          <w:iCs/>
          <w:color w:val="auto"/>
        </w:rPr>
        <w:t>R</w:t>
      </w:r>
      <w:r w:rsidR="00995CD2">
        <w:rPr>
          <w:rFonts w:eastAsiaTheme="minorHAnsi"/>
          <w:b w:val="0"/>
          <w:bCs w:val="0"/>
          <w:color w:val="auto"/>
          <w:vertAlign w:val="superscript"/>
        </w:rPr>
        <w:t>2</w:t>
      </w:r>
      <w:r w:rsidR="00995CD2">
        <w:rPr>
          <w:rFonts w:eastAsiaTheme="minorHAnsi"/>
          <w:b w:val="0"/>
          <w:bCs w:val="0"/>
          <w:color w:val="auto"/>
        </w:rPr>
        <w:t xml:space="preserve"> = 0.09, pseudo-</w:t>
      </w:r>
      <w:r w:rsidR="00995CD2">
        <w:rPr>
          <w:rFonts w:eastAsiaTheme="minorHAnsi"/>
          <w:b w:val="0"/>
          <w:bCs w:val="0"/>
          <w:i/>
          <w:iCs/>
          <w:color w:val="auto"/>
        </w:rPr>
        <w:t>F</w:t>
      </w:r>
      <w:r w:rsidR="00995CD2">
        <w:rPr>
          <w:rFonts w:eastAsiaTheme="minorHAnsi"/>
          <w:b w:val="0"/>
          <w:bCs w:val="0"/>
          <w:color w:val="auto"/>
        </w:rPr>
        <w:t xml:space="preserve"> = 2.70, </w:t>
      </w:r>
      <w:r w:rsidR="00995CD2">
        <w:rPr>
          <w:rFonts w:eastAsiaTheme="minorHAnsi"/>
          <w:b w:val="0"/>
          <w:bCs w:val="0"/>
          <w:i/>
          <w:iCs/>
          <w:color w:val="auto"/>
        </w:rPr>
        <w:t>p</w:t>
      </w:r>
      <w:r w:rsidR="00995CD2">
        <w:rPr>
          <w:rFonts w:eastAsiaTheme="minorHAnsi"/>
          <w:b w:val="0"/>
          <w:bCs w:val="0"/>
          <w:color w:val="auto"/>
        </w:rPr>
        <w:t xml:space="preserve"> &lt; 0.001) and explained a significant amount of additional variation in assemblage composition over the base model (pseudo-</w:t>
      </w:r>
      <w:r w:rsidR="00995CD2">
        <w:rPr>
          <w:rFonts w:eastAsiaTheme="minorHAnsi"/>
          <w:b w:val="0"/>
          <w:bCs w:val="0"/>
          <w:i/>
          <w:iCs/>
          <w:color w:val="auto"/>
        </w:rPr>
        <w:t>F</w:t>
      </w:r>
      <w:r w:rsidR="00995CD2">
        <w:rPr>
          <w:rFonts w:eastAsiaTheme="minorHAnsi"/>
          <w:b w:val="0"/>
          <w:bCs w:val="0"/>
          <w:color w:val="auto"/>
        </w:rPr>
        <w:t xml:space="preserve"> = 1.98, </w:t>
      </w:r>
      <w:r w:rsidR="00995CD2">
        <w:rPr>
          <w:rFonts w:eastAsiaTheme="minorHAnsi"/>
          <w:b w:val="0"/>
          <w:bCs w:val="0"/>
          <w:i/>
          <w:iCs/>
          <w:color w:val="auto"/>
        </w:rPr>
        <w:t>p</w:t>
      </w:r>
      <w:r w:rsidR="00995CD2">
        <w:rPr>
          <w:rFonts w:eastAsiaTheme="minorHAnsi"/>
          <w:b w:val="0"/>
          <w:bCs w:val="0"/>
          <w:color w:val="auto"/>
        </w:rPr>
        <w:t xml:space="preserve"> &lt; 0.001)</w:t>
      </w:r>
      <w:r>
        <w:rPr>
          <w:rFonts w:eastAsiaTheme="minorHAnsi"/>
          <w:b w:val="0"/>
          <w:bCs w:val="0"/>
          <w:color w:val="auto"/>
        </w:rPr>
        <w:t>.</w:t>
      </w:r>
      <w:r w:rsidR="009B332C" w:rsidRPr="009B332C">
        <w:rPr>
          <w:rFonts w:eastAsiaTheme="minorHAnsi"/>
          <w:b w:val="0"/>
          <w:bCs w:val="0"/>
          <w:color w:val="auto"/>
        </w:rPr>
        <w:t xml:space="preserve"> </w:t>
      </w:r>
      <w:r w:rsidR="00995CD2">
        <w:rPr>
          <w:rFonts w:eastAsiaTheme="minorHAnsi"/>
          <w:b w:val="0"/>
          <w:bCs w:val="0"/>
          <w:color w:val="auto"/>
        </w:rPr>
        <w:t xml:space="preserve"> Variance partitioning analysis</w:t>
      </w:r>
      <w:r w:rsidR="009B332C" w:rsidRPr="009B332C">
        <w:rPr>
          <w:rFonts w:eastAsiaTheme="minorHAnsi"/>
          <w:b w:val="0"/>
          <w:bCs w:val="0"/>
          <w:color w:val="auto"/>
        </w:rPr>
        <w:t xml:space="preserve"> indicated that about </w:t>
      </w:r>
      <w:commentRangeStart w:id="40"/>
      <w:commentRangeStart w:id="41"/>
      <w:r w:rsidR="00AD6F4E">
        <w:rPr>
          <w:rFonts w:eastAsiaTheme="minorHAnsi"/>
          <w:b w:val="0"/>
          <w:bCs w:val="0"/>
          <w:color w:val="auto"/>
        </w:rPr>
        <w:t>3.</w:t>
      </w:r>
      <w:r w:rsidR="003F0B83">
        <w:rPr>
          <w:rFonts w:eastAsiaTheme="minorHAnsi"/>
          <w:b w:val="0"/>
          <w:bCs w:val="0"/>
          <w:color w:val="auto"/>
        </w:rPr>
        <w:t>72</w:t>
      </w:r>
      <w:r w:rsidR="009B332C" w:rsidRPr="009B332C">
        <w:rPr>
          <w:rFonts w:eastAsiaTheme="minorHAnsi"/>
          <w:b w:val="0"/>
          <w:bCs w:val="0"/>
          <w:color w:val="auto"/>
        </w:rPr>
        <w:t>% of varia</w:t>
      </w:r>
      <w:r w:rsidR="00995CD2">
        <w:rPr>
          <w:rFonts w:eastAsiaTheme="minorHAnsi"/>
          <w:b w:val="0"/>
          <w:bCs w:val="0"/>
          <w:color w:val="auto"/>
        </w:rPr>
        <w:t>tion in assemblage composition</w:t>
      </w:r>
      <w:r w:rsidR="009B332C" w:rsidRPr="009B332C">
        <w:rPr>
          <w:rFonts w:eastAsiaTheme="minorHAnsi"/>
          <w:b w:val="0"/>
          <w:bCs w:val="0"/>
          <w:color w:val="auto"/>
        </w:rPr>
        <w:t xml:space="preserve"> was explained by spatiotemporal </w:t>
      </w:r>
      <w:r w:rsidR="00995CD2">
        <w:rPr>
          <w:rFonts w:eastAsiaTheme="minorHAnsi"/>
          <w:b w:val="0"/>
          <w:bCs w:val="0"/>
          <w:color w:val="auto"/>
        </w:rPr>
        <w:t>covariates</w:t>
      </w:r>
      <w:r w:rsidR="00995CD2" w:rsidRPr="009B332C">
        <w:rPr>
          <w:rFonts w:eastAsiaTheme="minorHAnsi"/>
          <w:b w:val="0"/>
          <w:bCs w:val="0"/>
          <w:color w:val="auto"/>
        </w:rPr>
        <w:t xml:space="preserve"> </w:t>
      </w:r>
      <w:r w:rsidR="009B332C" w:rsidRPr="009B332C">
        <w:rPr>
          <w:rFonts w:eastAsiaTheme="minorHAnsi"/>
          <w:b w:val="0"/>
          <w:bCs w:val="0"/>
          <w:color w:val="auto"/>
        </w:rPr>
        <w:t>alone</w:t>
      </w:r>
      <w:r w:rsidR="00263B2A">
        <w:rPr>
          <w:rFonts w:eastAsiaTheme="minorHAnsi"/>
          <w:b w:val="0"/>
          <w:bCs w:val="0"/>
          <w:color w:val="auto"/>
        </w:rPr>
        <w:t xml:space="preserve">, </w:t>
      </w:r>
      <w:r w:rsidR="00826689">
        <w:rPr>
          <w:rFonts w:eastAsiaTheme="minorHAnsi"/>
          <w:b w:val="0"/>
          <w:bCs w:val="0"/>
          <w:color w:val="auto"/>
        </w:rPr>
        <w:t xml:space="preserve">1.92% was explained by environmental </w:t>
      </w:r>
      <w:r w:rsidR="00995CD2">
        <w:rPr>
          <w:rFonts w:eastAsiaTheme="minorHAnsi"/>
          <w:b w:val="0"/>
          <w:bCs w:val="0"/>
          <w:color w:val="auto"/>
        </w:rPr>
        <w:t xml:space="preserve">covariates </w:t>
      </w:r>
      <w:r w:rsidR="001F4A57">
        <w:rPr>
          <w:rFonts w:eastAsiaTheme="minorHAnsi"/>
          <w:b w:val="0"/>
          <w:bCs w:val="0"/>
          <w:color w:val="auto"/>
        </w:rPr>
        <w:t>alone, and 1.57%</w:t>
      </w:r>
      <w:commentRangeEnd w:id="40"/>
      <w:r w:rsidR="001F4A57">
        <w:rPr>
          <w:rStyle w:val="CommentReference"/>
          <w:rFonts w:eastAsiaTheme="minorHAnsi"/>
          <w:b w:val="0"/>
          <w:bCs w:val="0"/>
          <w:color w:val="auto"/>
          <w:sz w:val="24"/>
          <w:szCs w:val="24"/>
        </w:rPr>
        <w:commentReference w:id="40"/>
      </w:r>
      <w:commentRangeEnd w:id="41"/>
      <w:r w:rsidR="009810B7">
        <w:rPr>
          <w:rStyle w:val="CommentReference"/>
          <w:rFonts w:eastAsiaTheme="minorHAnsi"/>
          <w:b w:val="0"/>
          <w:bCs w:val="0"/>
          <w:color w:val="auto"/>
          <w:sz w:val="24"/>
          <w:szCs w:val="24"/>
        </w:rPr>
        <w:commentReference w:id="41"/>
      </w:r>
      <w:r w:rsidR="001F4A57">
        <w:rPr>
          <w:rFonts w:eastAsiaTheme="minorHAnsi"/>
          <w:b w:val="0"/>
          <w:bCs w:val="0"/>
          <w:color w:val="auto"/>
        </w:rPr>
        <w:t xml:space="preserve"> </w:t>
      </w:r>
      <w:r w:rsidR="00995CD2">
        <w:rPr>
          <w:rFonts w:eastAsiaTheme="minorHAnsi"/>
          <w:b w:val="0"/>
          <w:bCs w:val="0"/>
          <w:color w:val="auto"/>
        </w:rPr>
        <w:t>was shared between spatiotemporal and environmental covariates</w:t>
      </w:r>
      <w:r w:rsidR="001F4A57">
        <w:rPr>
          <w:rFonts w:eastAsiaTheme="minorHAnsi"/>
          <w:b w:val="0"/>
          <w:bCs w:val="0"/>
          <w:color w:val="auto"/>
        </w:rPr>
        <w:t xml:space="preserve">. </w:t>
      </w:r>
      <w:r w:rsidR="00166BB8">
        <w:rPr>
          <w:rFonts w:eastAsiaTheme="minorHAnsi"/>
          <w:b w:val="0"/>
          <w:bCs w:val="0"/>
          <w:color w:val="auto"/>
        </w:rPr>
        <w:t xml:space="preserve">The full model explained a total of 8.78% of variation in </w:t>
      </w:r>
      <w:r w:rsidR="009810B7">
        <w:rPr>
          <w:rFonts w:eastAsiaTheme="minorHAnsi"/>
          <w:b w:val="0"/>
          <w:bCs w:val="0"/>
          <w:color w:val="auto"/>
        </w:rPr>
        <w:t>ichthyoplankton assemblage composition.</w:t>
      </w:r>
    </w:p>
    <w:p w14:paraId="4BFCA576" w14:textId="49E58ACF" w:rsidR="00C708CB" w:rsidRPr="00724926" w:rsidRDefault="00E637F1" w:rsidP="0075057E">
      <w:pPr>
        <w:pStyle w:val="Heading2"/>
        <w:rPr>
          <w:rFonts w:eastAsiaTheme="minorHAnsi"/>
          <w:b w:val="0"/>
          <w:bCs w:val="0"/>
          <w:color w:val="auto"/>
        </w:rPr>
      </w:pPr>
      <w:r>
        <w:rPr>
          <w:rFonts w:eastAsiaTheme="minorHAnsi"/>
          <w:b w:val="0"/>
          <w:bCs w:val="0"/>
          <w:color w:val="auto"/>
        </w:rPr>
        <w:t xml:space="preserve">The </w:t>
      </w:r>
      <w:r w:rsidR="009810B7">
        <w:rPr>
          <w:rFonts w:eastAsiaTheme="minorHAnsi"/>
          <w:b w:val="0"/>
          <w:bCs w:val="0"/>
          <w:color w:val="auto"/>
        </w:rPr>
        <w:t>effects of</w:t>
      </w:r>
      <w:r w:rsidR="00F33370">
        <w:rPr>
          <w:rFonts w:eastAsiaTheme="minorHAnsi"/>
          <w:b w:val="0"/>
          <w:bCs w:val="0"/>
          <w:color w:val="auto"/>
        </w:rPr>
        <w:t xml:space="preserve"> all covariates </w:t>
      </w:r>
      <w:r w:rsidR="009810B7">
        <w:rPr>
          <w:rFonts w:eastAsiaTheme="minorHAnsi"/>
          <w:b w:val="0"/>
          <w:bCs w:val="0"/>
          <w:color w:val="auto"/>
        </w:rPr>
        <w:t>in the full dbRDA model  were</w:t>
      </w:r>
      <w:r w:rsidR="00F33370">
        <w:rPr>
          <w:rFonts w:eastAsiaTheme="minorHAnsi"/>
          <w:b w:val="0"/>
          <w:bCs w:val="0"/>
          <w:color w:val="auto"/>
        </w:rPr>
        <w:t xml:space="preserve"> </w:t>
      </w:r>
      <w:r w:rsidR="00D558C1">
        <w:rPr>
          <w:rFonts w:eastAsiaTheme="minorHAnsi"/>
          <w:b w:val="0"/>
          <w:bCs w:val="0"/>
          <w:color w:val="auto"/>
        </w:rPr>
        <w:t xml:space="preserve">statistically </w:t>
      </w:r>
      <w:r w:rsidR="00F33370">
        <w:rPr>
          <w:rFonts w:eastAsiaTheme="minorHAnsi"/>
          <w:b w:val="0"/>
          <w:bCs w:val="0"/>
          <w:color w:val="auto"/>
        </w:rPr>
        <w:t>significant</w:t>
      </w:r>
      <w:r w:rsidR="009810B7">
        <w:rPr>
          <w:rFonts w:eastAsiaTheme="minorHAnsi"/>
          <w:b w:val="0"/>
          <w:bCs w:val="0"/>
          <w:color w:val="auto"/>
        </w:rPr>
        <w:t xml:space="preserve"> (all </w:t>
      </w:r>
      <w:r w:rsidR="009810B7">
        <w:rPr>
          <w:rFonts w:eastAsiaTheme="minorHAnsi"/>
          <w:b w:val="0"/>
          <w:bCs w:val="0"/>
          <w:i/>
          <w:iCs/>
          <w:color w:val="auto"/>
        </w:rPr>
        <w:t xml:space="preserve">p </w:t>
      </w:r>
      <w:r w:rsidR="009810B7">
        <w:rPr>
          <w:rFonts w:eastAsiaTheme="minorHAnsi"/>
          <w:b w:val="0"/>
          <w:bCs w:val="0"/>
          <w:color w:val="auto"/>
        </w:rPr>
        <w:t>&lt; 0.05)</w:t>
      </w:r>
      <w:r w:rsidR="00F33370">
        <w:rPr>
          <w:rFonts w:eastAsiaTheme="minorHAnsi"/>
          <w:b w:val="0"/>
          <w:bCs w:val="0"/>
          <w:color w:val="auto"/>
        </w:rPr>
        <w:t xml:space="preserve">. </w:t>
      </w:r>
      <w:r w:rsidR="001C4787">
        <w:rPr>
          <w:rFonts w:eastAsiaTheme="minorHAnsi"/>
          <w:b w:val="0"/>
          <w:bCs w:val="0"/>
          <w:color w:val="auto"/>
        </w:rPr>
        <w:t xml:space="preserve">The </w:t>
      </w:r>
      <w:r w:rsidR="009810B7">
        <w:rPr>
          <w:rFonts w:eastAsiaTheme="minorHAnsi"/>
          <w:b w:val="0"/>
          <w:bCs w:val="0"/>
          <w:color w:val="auto"/>
        </w:rPr>
        <w:t>effect of</w:t>
      </w:r>
      <w:r w:rsidR="004575B7">
        <w:rPr>
          <w:rFonts w:eastAsiaTheme="minorHAnsi"/>
          <w:b w:val="0"/>
          <w:bCs w:val="0"/>
          <w:color w:val="auto"/>
        </w:rPr>
        <w:t xml:space="preserve"> sea</w:t>
      </w:r>
      <w:r w:rsidR="00A64097">
        <w:rPr>
          <w:rFonts w:eastAsiaTheme="minorHAnsi"/>
          <w:b w:val="0"/>
          <w:bCs w:val="0"/>
          <w:color w:val="auto"/>
        </w:rPr>
        <w:t>f</w:t>
      </w:r>
      <w:r w:rsidR="004575B7">
        <w:rPr>
          <w:rFonts w:eastAsiaTheme="minorHAnsi"/>
          <w:b w:val="0"/>
          <w:bCs w:val="0"/>
          <w:color w:val="auto"/>
        </w:rPr>
        <w:t>loor depth</w:t>
      </w:r>
      <w:r w:rsidR="00A64097">
        <w:rPr>
          <w:rFonts w:eastAsiaTheme="minorHAnsi"/>
          <w:b w:val="0"/>
          <w:bCs w:val="0"/>
          <w:color w:val="auto"/>
        </w:rPr>
        <w:t xml:space="preserve"> </w:t>
      </w:r>
      <w:r w:rsidR="009810B7">
        <w:rPr>
          <w:rFonts w:eastAsiaTheme="minorHAnsi"/>
          <w:b w:val="0"/>
          <w:bCs w:val="0"/>
          <w:color w:val="auto"/>
        </w:rPr>
        <w:t xml:space="preserve">on the occurrence of assemblages assigned to clusters 1 and 3 was positive, while its effect on the occurrence of assemblages assigned to clusters </w:t>
      </w:r>
      <w:r w:rsidR="00355960">
        <w:rPr>
          <w:rFonts w:eastAsiaTheme="minorHAnsi"/>
          <w:b w:val="0"/>
          <w:bCs w:val="0"/>
          <w:color w:val="auto"/>
        </w:rPr>
        <w:t xml:space="preserve">2, 5, and 6 was negative </w:t>
      </w:r>
      <w:r w:rsidR="00A64097">
        <w:rPr>
          <w:rFonts w:eastAsiaTheme="minorHAnsi"/>
          <w:b w:val="0"/>
          <w:bCs w:val="0"/>
          <w:color w:val="auto"/>
        </w:rPr>
        <w:t>(</w:t>
      </w:r>
      <w:r w:rsidR="00A64097" w:rsidRPr="00E2095F">
        <w:rPr>
          <w:rFonts w:eastAsiaTheme="minorHAnsi"/>
          <w:b w:val="0"/>
          <w:bCs w:val="0"/>
          <w:i/>
          <w:iCs/>
          <w:color w:val="auto"/>
        </w:rPr>
        <w:t>p</w:t>
      </w:r>
      <w:r w:rsidR="00A64097">
        <w:rPr>
          <w:rFonts w:eastAsiaTheme="minorHAnsi"/>
          <w:b w:val="0"/>
          <w:bCs w:val="0"/>
          <w:color w:val="auto"/>
        </w:rPr>
        <w:t xml:space="preserve"> = </w:t>
      </w:r>
      <w:r w:rsidR="00532A6C">
        <w:rPr>
          <w:rFonts w:eastAsiaTheme="minorHAnsi"/>
          <w:b w:val="0"/>
          <w:bCs w:val="0"/>
          <w:color w:val="auto"/>
        </w:rPr>
        <w:t>0.002)</w:t>
      </w:r>
      <w:r w:rsidR="00355960">
        <w:rPr>
          <w:rFonts w:eastAsiaTheme="minorHAnsi"/>
          <w:b w:val="0"/>
          <w:bCs w:val="0"/>
          <w:color w:val="auto"/>
        </w:rPr>
        <w:t xml:space="preserve"> (Figure 5)</w:t>
      </w:r>
      <w:r w:rsidR="00532A6C">
        <w:rPr>
          <w:rFonts w:eastAsiaTheme="minorHAnsi"/>
          <w:b w:val="0"/>
          <w:bCs w:val="0"/>
          <w:color w:val="auto"/>
        </w:rPr>
        <w:t xml:space="preserve">. </w:t>
      </w:r>
      <w:r w:rsidR="00650D3A">
        <w:rPr>
          <w:rFonts w:eastAsiaTheme="minorHAnsi"/>
          <w:b w:val="0"/>
          <w:bCs w:val="0"/>
          <w:color w:val="auto"/>
        </w:rPr>
        <w:t xml:space="preserve">The </w:t>
      </w:r>
      <w:r w:rsidR="00355960">
        <w:rPr>
          <w:rFonts w:eastAsiaTheme="minorHAnsi"/>
          <w:b w:val="0"/>
          <w:bCs w:val="0"/>
          <w:color w:val="auto"/>
        </w:rPr>
        <w:t>direction of the effects of net</w:t>
      </w:r>
      <w:r w:rsidR="00AA191D">
        <w:rPr>
          <w:rFonts w:eastAsiaTheme="minorHAnsi"/>
          <w:b w:val="0"/>
          <w:bCs w:val="0"/>
          <w:color w:val="auto"/>
        </w:rPr>
        <w:t xml:space="preserve"> tow depth</w:t>
      </w:r>
      <w:r w:rsidR="00A56D18">
        <w:rPr>
          <w:rFonts w:eastAsiaTheme="minorHAnsi"/>
          <w:b w:val="0"/>
          <w:bCs w:val="0"/>
          <w:color w:val="auto"/>
        </w:rPr>
        <w:t xml:space="preserve"> (</w:t>
      </w:r>
      <w:r w:rsidR="00A56D18" w:rsidRPr="00E2095F">
        <w:rPr>
          <w:rFonts w:eastAsiaTheme="minorHAnsi"/>
          <w:b w:val="0"/>
          <w:bCs w:val="0"/>
          <w:i/>
          <w:iCs/>
          <w:color w:val="auto"/>
        </w:rPr>
        <w:t>p</w:t>
      </w:r>
      <w:r w:rsidR="00A56D18">
        <w:rPr>
          <w:rFonts w:eastAsiaTheme="minorHAnsi"/>
          <w:b w:val="0"/>
          <w:bCs w:val="0"/>
          <w:color w:val="auto"/>
        </w:rPr>
        <w:t xml:space="preserve"> </w:t>
      </w:r>
      <w:r w:rsidR="002F589B">
        <w:rPr>
          <w:rFonts w:eastAsiaTheme="minorHAnsi"/>
          <w:b w:val="0"/>
          <w:bCs w:val="0"/>
          <w:color w:val="auto"/>
        </w:rPr>
        <w:t>&lt;</w:t>
      </w:r>
      <w:r w:rsidR="00A56D18">
        <w:rPr>
          <w:rFonts w:eastAsiaTheme="minorHAnsi"/>
          <w:b w:val="0"/>
          <w:bCs w:val="0"/>
          <w:color w:val="auto"/>
        </w:rPr>
        <w:t xml:space="preserve"> 0.001)</w:t>
      </w:r>
      <w:r w:rsidR="00AA191D">
        <w:rPr>
          <w:rFonts w:eastAsiaTheme="minorHAnsi"/>
          <w:b w:val="0"/>
          <w:bCs w:val="0"/>
          <w:color w:val="auto"/>
        </w:rPr>
        <w:t xml:space="preserve"> and </w:t>
      </w:r>
      <w:r w:rsidR="0083671B">
        <w:rPr>
          <w:rFonts w:eastAsiaTheme="minorHAnsi"/>
          <w:b w:val="0"/>
          <w:bCs w:val="0"/>
          <w:color w:val="auto"/>
        </w:rPr>
        <w:t>salinity</w:t>
      </w:r>
      <w:r w:rsidR="00A56D18">
        <w:rPr>
          <w:rFonts w:eastAsiaTheme="minorHAnsi"/>
          <w:b w:val="0"/>
          <w:bCs w:val="0"/>
          <w:color w:val="auto"/>
        </w:rPr>
        <w:t xml:space="preserve"> (</w:t>
      </w:r>
      <w:r w:rsidR="00A56D18" w:rsidRPr="00E2095F">
        <w:rPr>
          <w:rFonts w:eastAsiaTheme="minorHAnsi"/>
          <w:b w:val="0"/>
          <w:bCs w:val="0"/>
          <w:i/>
          <w:iCs/>
          <w:color w:val="auto"/>
        </w:rPr>
        <w:t>p</w:t>
      </w:r>
      <w:r w:rsidR="00A56D18">
        <w:rPr>
          <w:rFonts w:eastAsiaTheme="minorHAnsi"/>
          <w:b w:val="0"/>
          <w:bCs w:val="0"/>
          <w:color w:val="auto"/>
        </w:rPr>
        <w:t xml:space="preserve"> </w:t>
      </w:r>
      <w:r w:rsidR="002F589B">
        <w:rPr>
          <w:rFonts w:eastAsiaTheme="minorHAnsi"/>
          <w:b w:val="0"/>
          <w:bCs w:val="0"/>
          <w:color w:val="auto"/>
        </w:rPr>
        <w:t>&lt;</w:t>
      </w:r>
      <w:r w:rsidR="00A56D18">
        <w:rPr>
          <w:rFonts w:eastAsiaTheme="minorHAnsi"/>
          <w:b w:val="0"/>
          <w:bCs w:val="0"/>
          <w:color w:val="auto"/>
        </w:rPr>
        <w:t xml:space="preserve"> 0.001)</w:t>
      </w:r>
      <w:r w:rsidR="003F65FE">
        <w:rPr>
          <w:rFonts w:eastAsiaTheme="minorHAnsi"/>
          <w:b w:val="0"/>
          <w:bCs w:val="0"/>
          <w:color w:val="auto"/>
        </w:rPr>
        <w:t xml:space="preserve"> </w:t>
      </w:r>
      <w:r w:rsidR="00355960">
        <w:rPr>
          <w:rFonts w:eastAsiaTheme="minorHAnsi"/>
          <w:b w:val="0"/>
          <w:bCs w:val="0"/>
          <w:color w:val="auto"/>
        </w:rPr>
        <w:t>were similar, al</w:t>
      </w:r>
      <w:r w:rsidR="003F65FE">
        <w:rPr>
          <w:rFonts w:eastAsiaTheme="minorHAnsi"/>
          <w:b w:val="0"/>
          <w:bCs w:val="0"/>
          <w:color w:val="auto"/>
        </w:rPr>
        <w:t xml:space="preserve">though </w:t>
      </w:r>
      <w:r w:rsidR="00355960">
        <w:rPr>
          <w:rFonts w:eastAsiaTheme="minorHAnsi"/>
          <w:b w:val="0"/>
          <w:bCs w:val="0"/>
          <w:color w:val="auto"/>
        </w:rPr>
        <w:t>the magnitude of these effects was slightly less than that of seafloor depth</w:t>
      </w:r>
      <w:r w:rsidR="002F589B">
        <w:rPr>
          <w:rFonts w:eastAsiaTheme="minorHAnsi"/>
          <w:b w:val="0"/>
          <w:bCs w:val="0"/>
          <w:color w:val="auto"/>
        </w:rPr>
        <w:t xml:space="preserve"> (Figure 5)</w:t>
      </w:r>
      <w:r w:rsidR="00824841">
        <w:rPr>
          <w:rFonts w:eastAsiaTheme="minorHAnsi"/>
          <w:b w:val="0"/>
          <w:bCs w:val="0"/>
          <w:color w:val="auto"/>
        </w:rPr>
        <w:t xml:space="preserve">. </w:t>
      </w:r>
      <w:r w:rsidR="00355960">
        <w:rPr>
          <w:rFonts w:eastAsiaTheme="minorHAnsi"/>
          <w:b w:val="0"/>
          <w:bCs w:val="0"/>
          <w:color w:val="auto"/>
        </w:rPr>
        <w:t>The effects of</w:t>
      </w:r>
      <w:r w:rsidR="00FB6252">
        <w:rPr>
          <w:rFonts w:eastAsiaTheme="minorHAnsi"/>
          <w:b w:val="0"/>
          <w:bCs w:val="0"/>
          <w:color w:val="auto"/>
        </w:rPr>
        <w:t xml:space="preserve"> DO</w:t>
      </w:r>
      <w:r w:rsidR="00910101">
        <w:rPr>
          <w:rFonts w:eastAsiaTheme="minorHAnsi"/>
          <w:b w:val="0"/>
          <w:bCs w:val="0"/>
          <w:color w:val="auto"/>
        </w:rPr>
        <w:t xml:space="preserve"> (</w:t>
      </w:r>
      <w:r w:rsidR="00910101" w:rsidRPr="00E2095F">
        <w:rPr>
          <w:rFonts w:eastAsiaTheme="minorHAnsi"/>
          <w:b w:val="0"/>
          <w:bCs w:val="0"/>
          <w:i/>
          <w:iCs/>
          <w:color w:val="auto"/>
        </w:rPr>
        <w:t>p</w:t>
      </w:r>
      <w:r w:rsidR="00910101">
        <w:rPr>
          <w:rFonts w:eastAsiaTheme="minorHAnsi"/>
          <w:b w:val="0"/>
          <w:bCs w:val="0"/>
          <w:color w:val="auto"/>
        </w:rPr>
        <w:t xml:space="preserve"> </w:t>
      </w:r>
      <w:r w:rsidR="002F589B">
        <w:rPr>
          <w:rFonts w:eastAsiaTheme="minorHAnsi"/>
          <w:b w:val="0"/>
          <w:bCs w:val="0"/>
          <w:color w:val="auto"/>
        </w:rPr>
        <w:t>&lt;</w:t>
      </w:r>
      <w:r w:rsidR="00910101">
        <w:rPr>
          <w:rFonts w:eastAsiaTheme="minorHAnsi"/>
          <w:b w:val="0"/>
          <w:bCs w:val="0"/>
          <w:color w:val="auto"/>
        </w:rPr>
        <w:t xml:space="preserve"> </w:t>
      </w:r>
      <w:r w:rsidR="00C637AC">
        <w:rPr>
          <w:rFonts w:eastAsiaTheme="minorHAnsi"/>
          <w:b w:val="0"/>
          <w:bCs w:val="0"/>
          <w:color w:val="auto"/>
        </w:rPr>
        <w:t>0.001)</w:t>
      </w:r>
      <w:r w:rsidR="00FB6252">
        <w:rPr>
          <w:rFonts w:eastAsiaTheme="minorHAnsi"/>
          <w:b w:val="0"/>
          <w:bCs w:val="0"/>
          <w:color w:val="auto"/>
        </w:rPr>
        <w:t xml:space="preserve"> and temperature</w:t>
      </w:r>
      <w:r w:rsidR="00C637AC">
        <w:rPr>
          <w:rFonts w:eastAsiaTheme="minorHAnsi"/>
          <w:b w:val="0"/>
          <w:bCs w:val="0"/>
          <w:color w:val="auto"/>
        </w:rPr>
        <w:t xml:space="preserve"> (</w:t>
      </w:r>
      <w:r w:rsidR="00C637AC" w:rsidRPr="00E2095F">
        <w:rPr>
          <w:rFonts w:eastAsiaTheme="minorHAnsi"/>
          <w:b w:val="0"/>
          <w:bCs w:val="0"/>
          <w:i/>
          <w:iCs/>
          <w:color w:val="auto"/>
        </w:rPr>
        <w:t>p</w:t>
      </w:r>
      <w:r w:rsidR="00C637AC">
        <w:rPr>
          <w:rFonts w:eastAsiaTheme="minorHAnsi"/>
          <w:b w:val="0"/>
          <w:bCs w:val="0"/>
          <w:color w:val="auto"/>
        </w:rPr>
        <w:t xml:space="preserve"> </w:t>
      </w:r>
      <w:ins w:id="42" w:author="Bobay, Luke Andrew" w:date="2026-09-09T15:28:00Z" w16du:dateUtc="2026-09-09T22:28:00Z">
        <w:r w:rsidR="002F589B">
          <w:rPr>
            <w:rFonts w:eastAsiaTheme="minorHAnsi"/>
            <w:b w:val="0"/>
            <w:bCs w:val="0"/>
            <w:color w:val="auto"/>
          </w:rPr>
          <w:t>&lt;</w:t>
        </w:r>
      </w:ins>
      <w:del w:id="43" w:author="Bobay, Luke Andrew" w:date="2026-09-09T15:28:00Z" w16du:dateUtc="2026-09-09T22:28:00Z">
        <w:r w:rsidR="00C637AC" w:rsidDel="002F589B">
          <w:rPr>
            <w:rFonts w:eastAsiaTheme="minorHAnsi"/>
            <w:b w:val="0"/>
            <w:bCs w:val="0"/>
            <w:color w:val="auto"/>
          </w:rPr>
          <w:delText>=</w:delText>
        </w:r>
      </w:del>
      <w:r w:rsidR="00C637AC">
        <w:rPr>
          <w:rFonts w:eastAsiaTheme="minorHAnsi"/>
          <w:b w:val="0"/>
          <w:bCs w:val="0"/>
          <w:color w:val="auto"/>
        </w:rPr>
        <w:t xml:space="preserve"> 0.010)</w:t>
      </w:r>
      <w:r w:rsidR="00355960">
        <w:rPr>
          <w:rFonts w:eastAsiaTheme="minorHAnsi"/>
          <w:b w:val="0"/>
          <w:bCs w:val="0"/>
          <w:color w:val="auto"/>
        </w:rPr>
        <w:t xml:space="preserve"> on the occurrence of cluster 3 were positive, while they had negative effects on the occurrence of clusters 5 and 6</w:t>
      </w:r>
      <w:r w:rsidR="00FB6252">
        <w:rPr>
          <w:rFonts w:eastAsiaTheme="minorHAnsi"/>
          <w:b w:val="0"/>
          <w:bCs w:val="0"/>
          <w:color w:val="auto"/>
        </w:rPr>
        <w:t xml:space="preserve">, </w:t>
      </w:r>
      <w:r w:rsidR="00355960">
        <w:rPr>
          <w:rFonts w:eastAsiaTheme="minorHAnsi"/>
          <w:b w:val="0"/>
          <w:bCs w:val="0"/>
          <w:color w:val="auto"/>
        </w:rPr>
        <w:t>although the magnitude of the effect of DO was relatively small</w:t>
      </w:r>
      <w:r w:rsidR="002F589B">
        <w:rPr>
          <w:rFonts w:eastAsiaTheme="minorHAnsi"/>
          <w:b w:val="0"/>
          <w:bCs w:val="0"/>
          <w:color w:val="auto"/>
        </w:rPr>
        <w:t xml:space="preserve"> (Figure 5)</w:t>
      </w:r>
      <w:r w:rsidR="00910101">
        <w:rPr>
          <w:rFonts w:eastAsiaTheme="minorHAnsi"/>
          <w:b w:val="0"/>
          <w:bCs w:val="0"/>
          <w:color w:val="auto"/>
        </w:rPr>
        <w:t>.</w:t>
      </w:r>
      <w:r w:rsidR="003A45A1">
        <w:rPr>
          <w:rFonts w:eastAsiaTheme="minorHAnsi"/>
          <w:b w:val="0"/>
          <w:bCs w:val="0"/>
          <w:color w:val="auto"/>
        </w:rPr>
        <w:t xml:space="preserve"> </w:t>
      </w:r>
      <w:r w:rsidR="00F7246C">
        <w:rPr>
          <w:rFonts w:eastAsiaTheme="minorHAnsi"/>
          <w:b w:val="0"/>
          <w:bCs w:val="0"/>
          <w:color w:val="auto"/>
        </w:rPr>
        <w:t>Chl-</w:t>
      </w:r>
      <w:r w:rsidR="00F7246C">
        <w:rPr>
          <w:rFonts w:eastAsiaTheme="minorHAnsi"/>
          <w:b w:val="0"/>
          <w:bCs w:val="0"/>
          <w:i/>
          <w:iCs/>
          <w:color w:val="auto"/>
        </w:rPr>
        <w:t>a</w:t>
      </w:r>
      <w:r w:rsidR="00BA6ADE">
        <w:rPr>
          <w:rFonts w:eastAsiaTheme="minorHAnsi"/>
          <w:b w:val="0"/>
          <w:bCs w:val="0"/>
          <w:color w:val="auto"/>
        </w:rPr>
        <w:t xml:space="preserve"> </w:t>
      </w:r>
      <w:r w:rsidR="00355960">
        <w:rPr>
          <w:rFonts w:eastAsiaTheme="minorHAnsi"/>
          <w:b w:val="0"/>
          <w:bCs w:val="0"/>
          <w:color w:val="auto"/>
        </w:rPr>
        <w:t xml:space="preserve">had a positive effect on </w:t>
      </w:r>
      <w:r w:rsidR="00BA6ADE">
        <w:rPr>
          <w:rFonts w:eastAsiaTheme="minorHAnsi"/>
          <w:b w:val="0"/>
          <w:bCs w:val="0"/>
          <w:color w:val="auto"/>
        </w:rPr>
        <w:t>clusters 2 and 6</w:t>
      </w:r>
      <w:r w:rsidR="00355960">
        <w:rPr>
          <w:rFonts w:eastAsiaTheme="minorHAnsi"/>
          <w:b w:val="0"/>
          <w:bCs w:val="0"/>
          <w:color w:val="auto"/>
        </w:rPr>
        <w:t xml:space="preserve"> and a negative effect on clusters 1 and 3 (</w:t>
      </w:r>
      <w:r w:rsidR="00355960" w:rsidRPr="00E2095F">
        <w:rPr>
          <w:rFonts w:eastAsiaTheme="minorHAnsi"/>
          <w:b w:val="0"/>
          <w:bCs w:val="0"/>
          <w:i/>
          <w:iCs/>
          <w:color w:val="auto"/>
        </w:rPr>
        <w:t>p</w:t>
      </w:r>
      <w:r w:rsidR="00355960">
        <w:rPr>
          <w:rFonts w:eastAsiaTheme="minorHAnsi"/>
          <w:b w:val="0"/>
          <w:bCs w:val="0"/>
          <w:color w:val="auto"/>
        </w:rPr>
        <w:t xml:space="preserve"> </w:t>
      </w:r>
      <w:r w:rsidR="002F589B">
        <w:rPr>
          <w:rFonts w:eastAsiaTheme="minorHAnsi"/>
          <w:b w:val="0"/>
          <w:bCs w:val="0"/>
          <w:color w:val="auto"/>
        </w:rPr>
        <w:t>&lt;</w:t>
      </w:r>
      <w:r w:rsidR="00355960">
        <w:rPr>
          <w:rFonts w:eastAsiaTheme="minorHAnsi"/>
          <w:b w:val="0"/>
          <w:bCs w:val="0"/>
          <w:color w:val="auto"/>
        </w:rPr>
        <w:t xml:space="preserve"> 0.001)</w:t>
      </w:r>
      <w:r w:rsidR="002F589B">
        <w:rPr>
          <w:rFonts w:eastAsiaTheme="minorHAnsi"/>
          <w:b w:val="0"/>
          <w:bCs w:val="0"/>
          <w:color w:val="auto"/>
        </w:rPr>
        <w:t xml:space="preserve"> (Figure 5)</w:t>
      </w:r>
      <w:r w:rsidR="00E25554">
        <w:rPr>
          <w:rFonts w:eastAsiaTheme="minorHAnsi"/>
          <w:b w:val="0"/>
          <w:bCs w:val="0"/>
          <w:color w:val="auto"/>
        </w:rPr>
        <w:t>.</w:t>
      </w:r>
      <w:r w:rsidR="00DA3FB4">
        <w:rPr>
          <w:rFonts w:eastAsiaTheme="minorHAnsi"/>
          <w:b w:val="0"/>
          <w:bCs w:val="0"/>
          <w:color w:val="auto"/>
        </w:rPr>
        <w:t xml:space="preserve"> </w:t>
      </w:r>
      <w:r w:rsidR="00355960">
        <w:rPr>
          <w:rFonts w:eastAsiaTheme="minorHAnsi"/>
          <w:b w:val="0"/>
          <w:bCs w:val="0"/>
          <w:color w:val="auto"/>
        </w:rPr>
        <w:t>The effect of</w:t>
      </w:r>
      <w:r w:rsidR="00A2677C">
        <w:rPr>
          <w:rFonts w:eastAsiaTheme="minorHAnsi"/>
          <w:b w:val="0"/>
          <w:bCs w:val="0"/>
          <w:color w:val="auto"/>
        </w:rPr>
        <w:t xml:space="preserve"> latitude</w:t>
      </w:r>
      <w:r>
        <w:rPr>
          <w:rFonts w:eastAsiaTheme="minorHAnsi"/>
          <w:b w:val="0"/>
          <w:bCs w:val="0"/>
          <w:color w:val="auto"/>
        </w:rPr>
        <w:t xml:space="preserve"> </w:t>
      </w:r>
      <w:r w:rsidR="00355960">
        <w:rPr>
          <w:rFonts w:eastAsiaTheme="minorHAnsi"/>
          <w:b w:val="0"/>
          <w:bCs w:val="0"/>
          <w:color w:val="auto"/>
        </w:rPr>
        <w:t xml:space="preserve">on the occurrence of assemblages assigned to clusters 5 and 6 was positive, while its effect on the occurrence of cluster 3 was negative </w:t>
      </w:r>
      <w:r>
        <w:rPr>
          <w:rFonts w:eastAsiaTheme="minorHAnsi"/>
          <w:b w:val="0"/>
          <w:bCs w:val="0"/>
          <w:color w:val="auto"/>
        </w:rPr>
        <w:t>(</w:t>
      </w:r>
      <w:r w:rsidRPr="00E2095F">
        <w:rPr>
          <w:rFonts w:eastAsiaTheme="minorHAnsi"/>
          <w:b w:val="0"/>
          <w:bCs w:val="0"/>
          <w:i/>
          <w:iCs/>
          <w:color w:val="auto"/>
        </w:rPr>
        <w:t>p</w:t>
      </w:r>
      <w:r>
        <w:rPr>
          <w:rFonts w:eastAsiaTheme="minorHAnsi"/>
          <w:b w:val="0"/>
          <w:bCs w:val="0"/>
          <w:color w:val="auto"/>
        </w:rPr>
        <w:t xml:space="preserve"> </w:t>
      </w:r>
      <w:r w:rsidR="002F589B">
        <w:rPr>
          <w:rFonts w:eastAsiaTheme="minorHAnsi"/>
          <w:b w:val="0"/>
          <w:bCs w:val="0"/>
          <w:color w:val="auto"/>
        </w:rPr>
        <w:t>&lt;</w:t>
      </w:r>
      <w:r>
        <w:rPr>
          <w:rFonts w:eastAsiaTheme="minorHAnsi"/>
          <w:b w:val="0"/>
          <w:bCs w:val="0"/>
          <w:color w:val="auto"/>
        </w:rPr>
        <w:t xml:space="preserve"> </w:t>
      </w:r>
      <w:r w:rsidR="003A6427">
        <w:rPr>
          <w:rFonts w:eastAsiaTheme="minorHAnsi"/>
          <w:b w:val="0"/>
          <w:bCs w:val="0"/>
          <w:color w:val="auto"/>
        </w:rPr>
        <w:t>0.001)</w:t>
      </w:r>
      <w:r w:rsidR="002F589B">
        <w:rPr>
          <w:rFonts w:eastAsiaTheme="minorHAnsi"/>
          <w:b w:val="0"/>
          <w:bCs w:val="0"/>
          <w:color w:val="auto"/>
        </w:rPr>
        <w:t xml:space="preserve"> (Figure 5)</w:t>
      </w:r>
      <w:r w:rsidR="003A6427">
        <w:rPr>
          <w:rFonts w:eastAsiaTheme="minorHAnsi"/>
          <w:b w:val="0"/>
          <w:bCs w:val="0"/>
          <w:color w:val="auto"/>
        </w:rPr>
        <w:t xml:space="preserve">. </w:t>
      </w:r>
      <w:r w:rsidR="002F589B">
        <w:rPr>
          <w:rFonts w:eastAsiaTheme="minorHAnsi"/>
          <w:b w:val="0"/>
          <w:bCs w:val="0"/>
          <w:color w:val="auto"/>
        </w:rPr>
        <w:t>The effect of</w:t>
      </w:r>
      <w:r w:rsidR="00724926">
        <w:rPr>
          <w:rFonts w:eastAsiaTheme="minorHAnsi"/>
          <w:b w:val="0"/>
          <w:bCs w:val="0"/>
          <w:color w:val="auto"/>
        </w:rPr>
        <w:t xml:space="preserve"> time of day</w:t>
      </w:r>
      <w:r w:rsidR="002F589B">
        <w:rPr>
          <w:rFonts w:eastAsiaTheme="minorHAnsi"/>
          <w:b w:val="0"/>
          <w:bCs w:val="0"/>
          <w:color w:val="auto"/>
        </w:rPr>
        <w:t xml:space="preserve"> was positive on the occurrence of assemblages assigned to cluster 5, and negative on the occurrence of assemblages assigned to cluster 3</w:t>
      </w:r>
      <w:r w:rsidR="00724926">
        <w:rPr>
          <w:rFonts w:eastAsiaTheme="minorHAnsi"/>
          <w:b w:val="0"/>
          <w:bCs w:val="0"/>
          <w:color w:val="auto"/>
        </w:rPr>
        <w:t xml:space="preserve"> (</w:t>
      </w:r>
      <w:r w:rsidR="00724926" w:rsidRPr="00E2095F">
        <w:rPr>
          <w:rFonts w:eastAsiaTheme="minorHAnsi"/>
          <w:b w:val="0"/>
          <w:bCs w:val="0"/>
          <w:i/>
          <w:iCs/>
          <w:color w:val="auto"/>
        </w:rPr>
        <w:t>p</w:t>
      </w:r>
      <w:r w:rsidR="00724926">
        <w:rPr>
          <w:rFonts w:eastAsiaTheme="minorHAnsi"/>
          <w:b w:val="0"/>
          <w:bCs w:val="0"/>
          <w:color w:val="auto"/>
        </w:rPr>
        <w:t xml:space="preserve"> </w:t>
      </w:r>
      <w:r w:rsidR="002F589B">
        <w:rPr>
          <w:rFonts w:eastAsiaTheme="minorHAnsi"/>
          <w:b w:val="0"/>
          <w:bCs w:val="0"/>
          <w:color w:val="auto"/>
        </w:rPr>
        <w:t>&lt;</w:t>
      </w:r>
      <w:r w:rsidR="00724926">
        <w:rPr>
          <w:rFonts w:eastAsiaTheme="minorHAnsi"/>
          <w:b w:val="0"/>
          <w:bCs w:val="0"/>
          <w:color w:val="auto"/>
        </w:rPr>
        <w:t xml:space="preserve"> </w:t>
      </w:r>
      <w:r w:rsidR="00340B81">
        <w:rPr>
          <w:rFonts w:eastAsiaTheme="minorHAnsi"/>
          <w:b w:val="0"/>
          <w:bCs w:val="0"/>
          <w:color w:val="auto"/>
        </w:rPr>
        <w:t>0.027)</w:t>
      </w:r>
      <w:r w:rsidR="002F589B">
        <w:rPr>
          <w:rFonts w:eastAsiaTheme="minorHAnsi"/>
          <w:b w:val="0"/>
          <w:bCs w:val="0"/>
          <w:color w:val="auto"/>
        </w:rPr>
        <w:t xml:space="preserve"> (Figure 5)</w:t>
      </w:r>
      <w:commentRangeStart w:id="44"/>
      <w:r w:rsidR="00340B81">
        <w:rPr>
          <w:rFonts w:eastAsiaTheme="minorHAnsi"/>
          <w:b w:val="0"/>
          <w:bCs w:val="0"/>
          <w:color w:val="auto"/>
        </w:rPr>
        <w:t>.</w:t>
      </w:r>
      <w:commentRangeEnd w:id="44"/>
      <w:r w:rsidR="00DA2CC1">
        <w:rPr>
          <w:rStyle w:val="CommentReference"/>
          <w:rFonts w:eastAsiaTheme="minorHAnsi"/>
          <w:b w:val="0"/>
          <w:bCs w:val="0"/>
          <w:color w:val="auto"/>
          <w:sz w:val="24"/>
          <w:szCs w:val="24"/>
        </w:rPr>
        <w:commentReference w:id="44"/>
      </w:r>
      <w:r w:rsidR="002F589B">
        <w:rPr>
          <w:rFonts w:eastAsiaTheme="minorHAnsi"/>
          <w:b w:val="0"/>
          <w:bCs w:val="0"/>
          <w:color w:val="auto"/>
        </w:rPr>
        <w:t xml:space="preserve"> Compared to 2018, assemblages assigned to cluster 3 occurred more often in 2019 and those assigned to cluster 5 occurred less often, assemblages assigned to cluster 1 occurred more often in 2022 and those assigned to clusters 2 and 6 occurred less often, and assemblages assigned to clusters 2 and 6 occurred more often in 2023 (</w:t>
      </w:r>
      <w:r w:rsidR="002F589B">
        <w:rPr>
          <w:rFonts w:eastAsiaTheme="minorHAnsi"/>
          <w:b w:val="0"/>
          <w:bCs w:val="0"/>
          <w:i/>
          <w:iCs/>
          <w:color w:val="auto"/>
        </w:rPr>
        <w:t xml:space="preserve">p </w:t>
      </w:r>
      <w:r w:rsidR="002F589B" w:rsidRPr="00E2095F">
        <w:rPr>
          <w:rFonts w:eastAsiaTheme="minorHAnsi"/>
          <w:b w:val="0"/>
          <w:bCs w:val="0"/>
          <w:color w:val="auto"/>
        </w:rPr>
        <w:t>= 0.001</w:t>
      </w:r>
      <w:r w:rsidR="002F589B">
        <w:rPr>
          <w:rFonts w:eastAsiaTheme="minorHAnsi"/>
          <w:b w:val="0"/>
          <w:bCs w:val="0"/>
          <w:color w:val="auto"/>
        </w:rPr>
        <w:t>) (Figure 5).</w:t>
      </w:r>
    </w:p>
    <w:p w14:paraId="215B4BA9" w14:textId="137BF03B" w:rsidR="00D61FDF" w:rsidRDefault="00D61FDF" w:rsidP="009B332C">
      <w:pPr>
        <w:pStyle w:val="Heading2"/>
      </w:pPr>
      <w:r>
        <w:t>2.3</w:t>
      </w:r>
      <w:r>
        <w:tab/>
      </w:r>
      <w:r w:rsidR="00DC6AC2">
        <w:t>Taxon-specific diel variation in vertical abundance distribution</w:t>
      </w:r>
    </w:p>
    <w:p w14:paraId="6B98C430" w14:textId="6B963862" w:rsidR="00BC560D" w:rsidRPr="006156FD" w:rsidDel="007B7E8F" w:rsidRDefault="0088423C" w:rsidP="00241E61">
      <w:pPr>
        <w:rPr>
          <w:del w:id="45" w:author="Bobay, Luke Andrew" w:date="2026-08-28T18:22:00Z" w16du:dateUtc="2026-08-29T01:22:00Z"/>
        </w:rPr>
      </w:pPr>
      <w:r>
        <w:t xml:space="preserve"> In the GLMM of ichthyoplankton </w:t>
      </w:r>
      <w:r w:rsidR="00AF0685">
        <w:t>counts</w:t>
      </w:r>
      <w:r w:rsidR="00E86440">
        <w:t>, the</w:t>
      </w:r>
      <w:r w:rsidR="00A449D3">
        <w:t xml:space="preserve"> conditional fixed</w:t>
      </w:r>
      <w:r w:rsidR="00E86440">
        <w:t xml:space="preserve"> effects </w:t>
      </w:r>
      <w:r w:rsidR="00A449D3">
        <w:t xml:space="preserve">on the log-abundance scale </w:t>
      </w:r>
      <w:r w:rsidR="00E86440">
        <w:t xml:space="preserve">of latitude (0.64, </w:t>
      </w:r>
      <w:r w:rsidR="00E86440">
        <w:rPr>
          <w:i/>
          <w:iCs/>
        </w:rPr>
        <w:t>p</w:t>
      </w:r>
      <w:r w:rsidR="00E86440">
        <w:t xml:space="preserve"> &lt; 0.001), DO (-0.65, </w:t>
      </w:r>
      <w:r w:rsidR="00E86440">
        <w:rPr>
          <w:i/>
          <w:iCs/>
        </w:rPr>
        <w:t xml:space="preserve">p </w:t>
      </w:r>
      <w:r w:rsidR="00E86440">
        <w:t>&lt; 0.01), and chl-</w:t>
      </w:r>
      <w:r w:rsidR="00E86440">
        <w:rPr>
          <w:i/>
          <w:iCs/>
        </w:rPr>
        <w:t>a</w:t>
      </w:r>
      <w:r w:rsidR="00E86440">
        <w:t xml:space="preserve"> (0.44, </w:t>
      </w:r>
      <w:r w:rsidR="00E86440">
        <w:rPr>
          <w:i/>
          <w:iCs/>
        </w:rPr>
        <w:t>p</w:t>
      </w:r>
      <w:r w:rsidR="00E86440">
        <w:t xml:space="preserve"> &lt; 0.001) were significant at the </w:t>
      </w:r>
      <w:r w:rsidR="00E86440" w:rsidRPr="00A155FE">
        <w:rPr>
          <w:i/>
          <w:iCs/>
        </w:rPr>
        <w:t>ɑ</w:t>
      </w:r>
      <w:r w:rsidR="00E86440">
        <w:t xml:space="preserve"> = 0.05 </w:t>
      </w:r>
      <w:r w:rsidR="00A449D3">
        <w:t>significance</w:t>
      </w:r>
      <w:r w:rsidR="00E86440">
        <w:t xml:space="preserve"> level, while the effects of year, seafloor depth, temperature, and salinity were not (all </w:t>
      </w:r>
      <w:r w:rsidR="00E86440">
        <w:rPr>
          <w:i/>
          <w:iCs/>
        </w:rPr>
        <w:t>p</w:t>
      </w:r>
      <w:r w:rsidR="00E86440">
        <w:t xml:space="preserve"> &gt; 0.05). For many taxa</w:t>
      </w:r>
      <w:r>
        <w:t xml:space="preserve">, the interaction of taxon, time of day, and depth </w:t>
      </w:r>
      <w:r w:rsidR="00E86440">
        <w:t>or its constituent effects were</w:t>
      </w:r>
      <w:r>
        <w:t xml:space="preserve"> significant (Table S1). </w:t>
      </w:r>
      <w:r w:rsidR="00D612C2">
        <w:t xml:space="preserve">Plots </w:t>
      </w:r>
      <w:r w:rsidR="000329E6">
        <w:t>of</w:t>
      </w:r>
      <w:r w:rsidR="00D612C2">
        <w:t xml:space="preserve"> predicted taxon-specific abundance in relation to time of day and depth revealed several patterns of the occurrence of greatest predicted abundance: during daytime and in the deepest sampled </w:t>
      </w:r>
      <w:r w:rsidR="000329E6">
        <w:t>depths</w:t>
      </w:r>
      <w:r w:rsidR="00D612C2">
        <w:t xml:space="preserve"> (Agonidae)</w:t>
      </w:r>
      <w:r w:rsidR="001E3A4F">
        <w:t>;</w:t>
      </w:r>
      <w:r w:rsidR="00D612C2">
        <w:t xml:space="preserve"> during nighttime and in the deepest sampled </w:t>
      </w:r>
      <w:r w:rsidR="000329E6">
        <w:t>depths</w:t>
      </w:r>
      <w:r w:rsidR="00D612C2">
        <w:t xml:space="preserve"> (</w:t>
      </w:r>
      <w:r w:rsidR="00D612C2">
        <w:rPr>
          <w:i/>
          <w:iCs/>
        </w:rPr>
        <w:t xml:space="preserve">Protomyctophum </w:t>
      </w:r>
      <w:r w:rsidR="00D612C2">
        <w:t>spp.)</w:t>
      </w:r>
      <w:r w:rsidR="001E3A4F">
        <w:t xml:space="preserve">; </w:t>
      </w:r>
      <w:r w:rsidR="00D612C2">
        <w:t xml:space="preserve">during nighttime across all sampled </w:t>
      </w:r>
      <w:r w:rsidR="000329E6">
        <w:t>depths</w:t>
      </w:r>
      <w:r w:rsidR="00D612C2">
        <w:t xml:space="preserve"> (</w:t>
      </w:r>
      <w:r w:rsidR="000329E6">
        <w:rPr>
          <w:i/>
          <w:iCs/>
        </w:rPr>
        <w:t xml:space="preserve">Bathylagus ochotensis </w:t>
      </w:r>
      <w:r w:rsidR="000329E6">
        <w:t xml:space="preserve">and </w:t>
      </w:r>
      <w:r w:rsidR="000329E6">
        <w:rPr>
          <w:i/>
          <w:iCs/>
        </w:rPr>
        <w:t>Tarletonbeania crenularis</w:t>
      </w:r>
      <w:r w:rsidR="000329E6">
        <w:t>)</w:t>
      </w:r>
      <w:r w:rsidR="001E3A4F">
        <w:t xml:space="preserve">; </w:t>
      </w:r>
      <w:r w:rsidR="000329E6">
        <w:t>during nighttime and in the shallowest sampled depths (</w:t>
      </w:r>
      <w:r w:rsidR="000329E6">
        <w:rPr>
          <w:i/>
          <w:iCs/>
        </w:rPr>
        <w:t>e.g.</w:t>
      </w:r>
      <w:r w:rsidR="000329E6">
        <w:t xml:space="preserve">, </w:t>
      </w:r>
      <w:r w:rsidR="000329E6">
        <w:rPr>
          <w:i/>
          <w:iCs/>
        </w:rPr>
        <w:t>Lestidiops ringens</w:t>
      </w:r>
      <w:r w:rsidR="000329E6">
        <w:t>)</w:t>
      </w:r>
      <w:r w:rsidR="001E3A4F">
        <w:t xml:space="preserve">; </w:t>
      </w:r>
      <w:r w:rsidR="000329E6">
        <w:t>throughout the full day at the shallowest sampled depths (</w:t>
      </w:r>
      <w:r w:rsidR="000329E6">
        <w:rPr>
          <w:i/>
          <w:iCs/>
        </w:rPr>
        <w:t>e.g.</w:t>
      </w:r>
      <w:r w:rsidR="000329E6">
        <w:t>, Ammodytidae)</w:t>
      </w:r>
      <w:r w:rsidR="001E3A4F">
        <w:t xml:space="preserve">; </w:t>
      </w:r>
      <w:r w:rsidR="000329E6">
        <w:t>during daytime and at the shallowest sampled depths (</w:t>
      </w:r>
      <w:r w:rsidR="000329E6">
        <w:rPr>
          <w:i/>
          <w:iCs/>
        </w:rPr>
        <w:t>e.g.</w:t>
      </w:r>
      <w:r w:rsidR="000329E6">
        <w:t>, Osmeridae)</w:t>
      </w:r>
      <w:r w:rsidR="001E3A4F">
        <w:t>;</w:t>
      </w:r>
      <w:r w:rsidR="001E3C4B">
        <w:t xml:space="preserve"> </w:t>
      </w:r>
      <w:r w:rsidR="000329E6">
        <w:t>and during nighttime at the deepest sampled depths and during daytime at the shallowest sampled depths (</w:t>
      </w:r>
      <w:r w:rsidR="000329E6">
        <w:rPr>
          <w:i/>
          <w:iCs/>
        </w:rPr>
        <w:t xml:space="preserve">Liparis </w:t>
      </w:r>
      <w:r w:rsidR="000329E6">
        <w:t xml:space="preserve">spp. and </w:t>
      </w:r>
      <w:r w:rsidR="004A0FB5">
        <w:rPr>
          <w:i/>
          <w:iCs/>
        </w:rPr>
        <w:t>S.</w:t>
      </w:r>
      <w:r w:rsidR="000329E6">
        <w:rPr>
          <w:i/>
          <w:iCs/>
        </w:rPr>
        <w:t xml:space="preserve"> leucopsarus</w:t>
      </w:r>
      <w:r w:rsidR="000329E6">
        <w:t>) (Fig</w:t>
      </w:r>
      <w:ins w:id="46" w:author="Bobay, Luke Andrew" w:date="2026-09-09T15:30:00Z" w16du:dateUtc="2026-09-09T22:30:00Z">
        <w:r w:rsidR="00FC6C5D">
          <w:t>ure</w:t>
        </w:r>
      </w:ins>
      <w:del w:id="47" w:author="Bobay, Luke Andrew" w:date="2026-09-09T15:30:00Z" w16du:dateUtc="2026-09-09T22:30:00Z">
        <w:r w:rsidR="000329E6" w:rsidDel="00FC6C5D">
          <w:delText>.</w:delText>
        </w:r>
      </w:del>
      <w:r w:rsidR="000329E6">
        <w:t xml:space="preserve"> 6). </w:t>
      </w:r>
      <w:r w:rsidR="00624A4D">
        <w:t>T</w:t>
      </w:r>
      <w:r w:rsidR="00435F79">
        <w:t xml:space="preserve">he total abundance </w:t>
      </w:r>
      <w:r w:rsidR="00624A4D">
        <w:t>of larvae in the sampled portion of the water column</w:t>
      </w:r>
      <w:r w:rsidR="00435F79">
        <w:t xml:space="preserve"> varie</w:t>
      </w:r>
      <w:ins w:id="48" w:author="Bobay, Luke Andrew" w:date="2026-09-09T15:31:00Z" w16du:dateUtc="2026-09-09T22:31:00Z">
        <w:r w:rsidR="00FC6C5D">
          <w:t>d</w:t>
        </w:r>
      </w:ins>
      <w:del w:id="49" w:author="Bobay, Luke Andrew" w:date="2026-09-09T15:31:00Z" w16du:dateUtc="2026-09-09T22:31:00Z">
        <w:r w:rsidR="00435F79" w:rsidDel="00FC6C5D">
          <w:delText>s</w:delText>
        </w:r>
      </w:del>
      <w:r w:rsidR="00435F79">
        <w:t xml:space="preserve"> </w:t>
      </w:r>
      <w:r w:rsidR="00624A4D">
        <w:t xml:space="preserve">substantially </w:t>
      </w:r>
      <w:r w:rsidR="00435F79">
        <w:t>over the course of a day</w:t>
      </w:r>
      <w:r w:rsidR="00624A4D">
        <w:t xml:space="preserve"> for some taxa</w:t>
      </w:r>
      <w:r w:rsidR="00435F79">
        <w:t xml:space="preserve"> (</w:t>
      </w:r>
      <w:r w:rsidR="00435F79">
        <w:rPr>
          <w:i/>
          <w:iCs/>
        </w:rPr>
        <w:t>e.g.</w:t>
      </w:r>
      <w:r w:rsidR="00435F79">
        <w:t xml:space="preserve">, </w:t>
      </w:r>
      <w:r w:rsidR="00624A4D">
        <w:rPr>
          <w:i/>
          <w:iCs/>
        </w:rPr>
        <w:t>Bathylagus ochotensis</w:t>
      </w:r>
      <w:r w:rsidR="00624A4D">
        <w:t xml:space="preserve"> and </w:t>
      </w:r>
      <w:r w:rsidR="004A0FB5">
        <w:rPr>
          <w:i/>
          <w:iCs/>
        </w:rPr>
        <w:t>S.</w:t>
      </w:r>
      <w:r w:rsidR="006156FD">
        <w:rPr>
          <w:i/>
          <w:iCs/>
        </w:rPr>
        <w:t xml:space="preserve"> </w:t>
      </w:r>
      <w:r w:rsidR="006156FD">
        <w:rPr>
          <w:i/>
          <w:iCs/>
        </w:rPr>
        <w:lastRenderedPageBreak/>
        <w:t>leucopsarus</w:t>
      </w:r>
      <w:r w:rsidR="00624A4D">
        <w:t>) but not others (</w:t>
      </w:r>
      <w:r w:rsidR="00624A4D">
        <w:rPr>
          <w:i/>
          <w:iCs/>
        </w:rPr>
        <w:t>e.g.</w:t>
      </w:r>
      <w:r w:rsidR="00624A4D">
        <w:t>, Cottidae) (Fig</w:t>
      </w:r>
      <w:r w:rsidR="00FC6C5D">
        <w:t>ure</w:t>
      </w:r>
      <w:r w:rsidR="00624A4D">
        <w:t xml:space="preserve"> 7). Similarly, depth-abundance gradients var</w:t>
      </w:r>
      <w:r w:rsidR="00FC6C5D">
        <w:t>ied</w:t>
      </w:r>
      <w:r w:rsidR="00624A4D">
        <w:t xml:space="preserve"> substantially over the course of a day for some taxa (</w:t>
      </w:r>
      <w:r w:rsidR="00624A4D">
        <w:rPr>
          <w:i/>
          <w:iCs/>
        </w:rPr>
        <w:t>e.g.</w:t>
      </w:r>
      <w:r w:rsidR="00624A4D">
        <w:t xml:space="preserve">, </w:t>
      </w:r>
      <w:r w:rsidR="00624A4D">
        <w:rPr>
          <w:i/>
          <w:iCs/>
        </w:rPr>
        <w:t xml:space="preserve">Protomyctophum </w:t>
      </w:r>
      <w:r w:rsidR="00624A4D">
        <w:t>spp. and Hexagrammidae) but not others (</w:t>
      </w:r>
      <w:r w:rsidR="00624A4D">
        <w:rPr>
          <w:i/>
          <w:iCs/>
        </w:rPr>
        <w:t>e.g.</w:t>
      </w:r>
      <w:r w:rsidR="00624A4D">
        <w:t xml:space="preserve">, </w:t>
      </w:r>
      <w:r w:rsidR="006156FD">
        <w:rPr>
          <w:i/>
          <w:iCs/>
        </w:rPr>
        <w:t xml:space="preserve">Sebastes </w:t>
      </w:r>
      <w:r w:rsidR="006156FD">
        <w:t>spp. and Osmeridae)</w:t>
      </w:r>
      <w:r w:rsidR="00FC6C5D">
        <w:t xml:space="preserve"> (Figure 8)</w:t>
      </w:r>
      <w:r w:rsidR="006156FD">
        <w:t>.</w:t>
      </w:r>
    </w:p>
    <w:p w14:paraId="003A38E3" w14:textId="77777777" w:rsidR="00F64BA4" w:rsidRPr="00F64BA4" w:rsidRDefault="00F64BA4" w:rsidP="00241E61"/>
    <w:p w14:paraId="6DC67496" w14:textId="571B9070" w:rsidR="00BC560D" w:rsidRDefault="00BC560D" w:rsidP="00241E61">
      <w:pPr>
        <w:pStyle w:val="Heading1"/>
      </w:pPr>
      <w:r>
        <w:t>4</w:t>
      </w:r>
      <w:r>
        <w:tab/>
        <w:t>DISCUSSION</w:t>
      </w:r>
    </w:p>
    <w:p w14:paraId="0A0749A8" w14:textId="7DD9949B" w:rsidR="00BC560D" w:rsidRDefault="00BC560D" w:rsidP="00241E61">
      <w:r>
        <w:t>[add section text here]</w:t>
      </w:r>
    </w:p>
    <w:p w14:paraId="373DCB0F" w14:textId="77777777" w:rsidR="00BC560D" w:rsidRDefault="00BC560D" w:rsidP="00241E61"/>
    <w:p w14:paraId="1D632673" w14:textId="02BE1228" w:rsidR="00BC560D" w:rsidRDefault="000D6DD6" w:rsidP="00241E61">
      <w:pPr>
        <w:pStyle w:val="Heading1"/>
      </w:pPr>
      <w:r>
        <w:t>REFERENCES</w:t>
      </w:r>
    </w:p>
    <w:p w14:paraId="1B999097" w14:textId="3E8BD0A2" w:rsidR="00013228" w:rsidRPr="00490E2C" w:rsidRDefault="00490E2C" w:rsidP="00241E61">
      <w:r>
        <w:t>[add references list here… alphabetical order and Harvard style]</w:t>
      </w:r>
    </w:p>
    <w:sectPr w:rsidR="00013228" w:rsidRPr="00490E2C" w:rsidSect="00361B67">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cCloskey, Ross" w:date="2026-08-18T14:36:00Z" w:initials="RM">
    <w:p w14:paraId="2F1B268D" w14:textId="77777777" w:rsidR="001C0BC1" w:rsidRDefault="001C0BC1" w:rsidP="00241E61">
      <w:pPr>
        <w:pStyle w:val="CommentText"/>
      </w:pPr>
      <w:r>
        <w:rPr>
          <w:rStyle w:val="CommentReference"/>
        </w:rPr>
        <w:annotationRef/>
      </w:r>
      <w:r>
        <w:t>Not sure this is the correct way to indicate multiple first authors. Can’t find on Frontiers what their guidelines say about this though.</w:t>
      </w:r>
    </w:p>
  </w:comment>
  <w:comment w:id="1" w:author="McCloskey, Ross" w:date="2026-08-18T15:05:00Z" w:initials="RM">
    <w:p w14:paraId="021223F3" w14:textId="77777777" w:rsidR="00410471" w:rsidRDefault="00410471" w:rsidP="00241E61">
      <w:pPr>
        <w:pStyle w:val="CommentText"/>
      </w:pPr>
      <w:r>
        <w:rPr>
          <w:rStyle w:val="CommentReference"/>
        </w:rPr>
        <w:annotationRef/>
      </w:r>
      <w:r>
        <w:t>This is the abstract Luke wrote to submit to PICES. May need adjustments after rest of the paper is complete.</w:t>
      </w:r>
    </w:p>
  </w:comment>
  <w:comment w:id="2" w:author="Bobay, Luke Andrew" w:date="2026-08-27T11:16:00Z" w:initials="LB">
    <w:p w14:paraId="796C364A" w14:textId="77777777" w:rsidR="00F66332" w:rsidRDefault="00F66332" w:rsidP="00F66332">
      <w:pPr>
        <w:pStyle w:val="CommentText"/>
      </w:pPr>
      <w:r>
        <w:rPr>
          <w:rStyle w:val="CommentReference"/>
        </w:rPr>
        <w:annotationRef/>
      </w:r>
      <w:r>
        <w:t>Yes, we’ll need to add more specific results to the abstract and will probably need to remove some description of the methods to make room for those. This will be the last thing to do after everything else is written</w:t>
      </w:r>
    </w:p>
  </w:comment>
  <w:comment w:id="3" w:author="McCloskey, Ross" w:date="2026-08-18T15:06:00Z" w:initials="RM">
    <w:p w14:paraId="5B8443B7" w14:textId="77777777" w:rsidR="0014193D" w:rsidRDefault="0014193D" w:rsidP="00241E61">
      <w:pPr>
        <w:pStyle w:val="CommentText"/>
      </w:pPr>
      <w:r>
        <w:rPr>
          <w:rStyle w:val="CommentReference"/>
        </w:rPr>
        <w:annotationRef/>
      </w:r>
      <w:r>
        <w:t>Find a source for this?</w:t>
      </w:r>
    </w:p>
  </w:comment>
  <w:comment w:id="5" w:author="McCloskey, Ross" w:date="2026-08-18T15:29:00Z" w:initials="RM">
    <w:p w14:paraId="069766BE" w14:textId="77777777" w:rsidR="004C7D48" w:rsidRDefault="004C7D48" w:rsidP="00241E61">
      <w:pPr>
        <w:pStyle w:val="CommentText"/>
      </w:pPr>
      <w:r>
        <w:rPr>
          <w:rStyle w:val="CommentReference"/>
        </w:rPr>
        <w:annotationRef/>
      </w:r>
      <w:r>
        <w:t xml:space="preserve">Could probably better describe the knowledge gaps in more detail. </w:t>
      </w:r>
    </w:p>
    <w:p w14:paraId="763D8A91" w14:textId="77777777" w:rsidR="004C7D48" w:rsidRDefault="004C7D48" w:rsidP="00241E61">
      <w:pPr>
        <w:pStyle w:val="CommentText"/>
      </w:pPr>
      <w:r>
        <w:t>We also discussed in a previous meeting that knowledge on mesopelagic spawning is lacking and this is a gap we could fill. I am wondering where that should come in. Here or is it too specific? Should such a point be left for the discussion?</w:t>
      </w:r>
    </w:p>
  </w:comment>
  <w:comment w:id="6" w:author="Bobay, Luke Andrew" w:date="2026-08-28T14:16:00Z" w:initials="LB">
    <w:p w14:paraId="0A2C9749" w14:textId="77777777" w:rsidR="00D50AF7" w:rsidRDefault="00D50AF7" w:rsidP="00D50AF7">
      <w:pPr>
        <w:pStyle w:val="CommentText"/>
      </w:pPr>
      <w:r>
        <w:rPr>
          <w:rStyle w:val="CommentReference"/>
        </w:rPr>
        <w:annotationRef/>
      </w:r>
      <w:r>
        <w:t>I think we should save that for the Discussion, mostly because we weren’t able to directly address spawning of mesopelagics in this study, but our results have some implications for future research about it</w:t>
      </w:r>
    </w:p>
  </w:comment>
  <w:comment w:id="18" w:author="Bobay, Luke Andrew" w:date="2026-09-09T14:46:00Z" w:initials="LB">
    <w:p w14:paraId="015CBC7A" w14:textId="77777777" w:rsidR="00D93053" w:rsidRDefault="00D93053" w:rsidP="00D93053">
      <w:pPr>
        <w:pStyle w:val="CommentText"/>
      </w:pPr>
      <w:r>
        <w:rPr>
          <w:rStyle w:val="CommentReference"/>
        </w:rPr>
        <w:annotationRef/>
      </w:r>
      <w:r>
        <w:t>This is a very common abbreviation and gets used a lot in the text, so we’ll keep this and dbRDA</w:t>
      </w:r>
    </w:p>
  </w:comment>
  <w:comment w:id="28" w:author="Bobay, Luke Andrew" w:date="2026-09-09T09:16:00Z" w:initials="LB">
    <w:p w14:paraId="58AD3185" w14:textId="77777777" w:rsidR="007C71F7" w:rsidRDefault="007C71F7" w:rsidP="007C71F7">
      <w:pPr>
        <w:pStyle w:val="CommentText"/>
      </w:pPr>
      <w:r>
        <w:rPr>
          <w:rStyle w:val="CommentReference"/>
        </w:rPr>
        <w:annotationRef/>
      </w:r>
      <w:r>
        <w:t>Need to remember to add to reference list at the end:</w:t>
      </w:r>
      <w:r>
        <w:br/>
        <w:t>R Core Team (2025). R: A language and environment for statistical computing. Vienna, Austria: R Foundation for Statistical Computing.</w:t>
      </w:r>
    </w:p>
  </w:comment>
  <w:comment w:id="34" w:author="McCloskey, Ross" w:date="2026-09-07T12:07:00Z" w:initials="RM">
    <w:p w14:paraId="1AEF4160" w14:textId="77777777" w:rsidR="000B5C8B" w:rsidRDefault="000B5C8B" w:rsidP="000B5C8B">
      <w:pPr>
        <w:pStyle w:val="CommentText"/>
      </w:pPr>
      <w:r>
        <w:rPr>
          <w:rStyle w:val="CommentReference"/>
        </w:rPr>
        <w:annotationRef/>
      </w:r>
      <w:r>
        <w:t>Since these are the first times the species are mentioned, do we use the full genus? Do we need to include in parentheses the shortened nomenclature we’ll be using or is it okay as is?</w:t>
      </w:r>
    </w:p>
  </w:comment>
  <w:comment w:id="35" w:author="McCloskey, Ross" w:date="2026-09-07T12:10:00Z" w:initials="RM">
    <w:p w14:paraId="5C9098B6" w14:textId="77777777" w:rsidR="00ED46FB" w:rsidRDefault="00ED46FB" w:rsidP="00ED46FB">
      <w:pPr>
        <w:pStyle w:val="CommentText"/>
      </w:pPr>
      <w:r>
        <w:rPr>
          <w:rStyle w:val="CommentReference"/>
        </w:rPr>
        <w:annotationRef/>
      </w:r>
      <w:r>
        <w:t>Do we also need to cite the taxonomic authorities for these?</w:t>
      </w:r>
    </w:p>
  </w:comment>
  <w:comment w:id="36" w:author="Bobay, Luke Andrew" w:date="2026-09-09T12:16:00Z" w:initials="LB">
    <w:p w14:paraId="67D405A5" w14:textId="77777777" w:rsidR="007506CF" w:rsidRDefault="007506CF" w:rsidP="007506CF">
      <w:pPr>
        <w:pStyle w:val="CommentText"/>
      </w:pPr>
      <w:r>
        <w:rPr>
          <w:rStyle w:val="CommentReference"/>
        </w:rPr>
        <w:annotationRef/>
      </w:r>
      <w:r>
        <w:t>Yes, write out the full genus name the first time it’s used, but you don’t need to include the shortened genus name in parentheses to use it later. I don’t think we need to cite the taxonomic source, since we’re focusing on the ecology, not taxonomy, and since the names we’re using aren’t actually the most updated ones</w:t>
      </w:r>
    </w:p>
  </w:comment>
  <w:comment w:id="40" w:author="McCloskey, Ross" w:date="2026-09-07T12:33:00Z" w:initials="RM">
    <w:p w14:paraId="457EC8E9" w14:textId="77777777" w:rsidR="001F4A57" w:rsidRDefault="001F4A57" w:rsidP="001F4A57">
      <w:pPr>
        <w:pStyle w:val="CommentText"/>
      </w:pPr>
      <w:r>
        <w:rPr>
          <w:rStyle w:val="CommentReference"/>
        </w:rPr>
        <w:annotationRef/>
      </w:r>
      <w:r>
        <w:t>Got these values from the bottom right table on slide 8. I don’t know if I’m interpreting/describing this right, though.</w:t>
      </w:r>
    </w:p>
  </w:comment>
  <w:comment w:id="41" w:author="Bobay, Luke Andrew" w:date="2026-09-09T15:01:00Z" w:initials="LB">
    <w:p w14:paraId="3747D993" w14:textId="77777777" w:rsidR="009810B7" w:rsidRDefault="009810B7" w:rsidP="009810B7">
      <w:pPr>
        <w:pStyle w:val="CommentText"/>
      </w:pPr>
      <w:r>
        <w:rPr>
          <w:rStyle w:val="CommentReference"/>
        </w:rPr>
        <w:annotationRef/>
      </w:r>
      <w:r>
        <w:t>Pretty close! Shared variation can’t be attributed to either set of covariates alone</w:t>
      </w:r>
    </w:p>
  </w:comment>
  <w:comment w:id="44" w:author="McCloskey, Ross" w:date="2026-09-07T13:29:00Z" w:initials="RM">
    <w:p w14:paraId="240AE705" w14:textId="77777777" w:rsidR="00DA2CC1" w:rsidRDefault="00DA2CC1" w:rsidP="00DA2CC1">
      <w:pPr>
        <w:pStyle w:val="CommentText"/>
      </w:pPr>
      <w:r>
        <w:rPr>
          <w:rStyle w:val="CommentReference"/>
        </w:rPr>
        <w:annotationRef/>
      </w:r>
      <w:r>
        <w:t>I took a stab at this but I don’t know if I’m interpreting or phrasing this correctly. Could maybe be more eloquent since this is kind of clunky to read.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1B268D" w15:done="0"/>
  <w15:commentEx w15:paraId="021223F3" w15:done="0"/>
  <w15:commentEx w15:paraId="796C364A" w15:paraIdParent="021223F3" w15:done="0"/>
  <w15:commentEx w15:paraId="5B8443B7" w15:done="1"/>
  <w15:commentEx w15:paraId="763D8A91" w15:done="0"/>
  <w15:commentEx w15:paraId="0A2C9749" w15:paraIdParent="763D8A91" w15:done="0"/>
  <w15:commentEx w15:paraId="015CBC7A" w15:done="0"/>
  <w15:commentEx w15:paraId="58AD3185" w15:done="0"/>
  <w15:commentEx w15:paraId="1AEF4160" w15:done="0"/>
  <w15:commentEx w15:paraId="5C9098B6" w15:paraIdParent="1AEF4160" w15:done="0"/>
  <w15:commentEx w15:paraId="67D405A5" w15:paraIdParent="1AEF4160" w15:done="0"/>
  <w15:commentEx w15:paraId="457EC8E9" w15:done="0"/>
  <w15:commentEx w15:paraId="3747D993" w15:paraIdParent="457EC8E9" w15:done="0"/>
  <w15:commentEx w15:paraId="240AE7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FE2B67" w16cex:dateUtc="2026-08-18T19:36:00Z"/>
  <w16cex:commentExtensible w16cex:durableId="2C3AF867" w16cex:dateUtc="2026-08-18T20:05:00Z"/>
  <w16cex:commentExtensible w16cex:durableId="60EC0075" w16cex:dateUtc="2026-08-27T18:16:00Z"/>
  <w16cex:commentExtensible w16cex:durableId="0798161C" w16cex:dateUtc="2026-08-18T20:06:00Z"/>
  <w16cex:commentExtensible w16cex:durableId="167F67C8" w16cex:dateUtc="2026-08-18T20:29:00Z"/>
  <w16cex:commentExtensible w16cex:durableId="60C23C39" w16cex:dateUtc="2026-08-28T21:16:00Z">
    <w16cex:extLst>
      <w16:ext w16:uri="{CE6994B0-6A32-4C9F-8C6B-6E91EDA988CE}">
        <cr:reactions xmlns:cr="http://schemas.microsoft.com/office/comments/2020/reactions">
          <cr:reaction reactionType="1">
            <cr:reactionInfo dateUtc="2026-09-04T00:19:53Z">
              <cr:user userId="S::mccloskw@oregonstate.edu::b1990487-ee44-4922-b58f-5b2980a02730" userProvider="AD" userName="McCloskey, Ross"/>
            </cr:reactionInfo>
          </cr:reaction>
        </cr:reactions>
      </w16:ext>
    </w16cex:extLst>
  </w16cex:commentExtensible>
  <w16cex:commentExtensible w16cex:durableId="05340C39" w16cex:dateUtc="2026-09-09T21:46:00Z">
    <w16cex:extLst>
      <w16:ext w16:uri="{CE6994B0-6A32-4C9F-8C6B-6E91EDA988CE}">
        <cr:reactions xmlns:cr="http://schemas.microsoft.com/office/comments/2020/reactions">
          <cr:reaction reactionType="1">
            <cr:reactionInfo dateUtc="2026-09-23T22:41:45Z">
              <cr:user userId="S::mccloskw@oregonstate.edu::b1990487-ee44-4922-b58f-5b2980a02730" userProvider="AD" userName="McCloskey, Ross"/>
            </cr:reactionInfo>
          </cr:reaction>
        </cr:reactions>
      </w16:ext>
    </w16cex:extLst>
  </w16cex:commentExtensible>
  <w16cex:commentExtensible w16cex:durableId="64FF76D4" w16cex:dateUtc="2026-09-09T16:16:00Z"/>
  <w16cex:commentExtensible w16cex:durableId="2D06587C" w16cex:dateUtc="2026-09-07T19:07:00Z"/>
  <w16cex:commentExtensible w16cex:durableId="4C2C3F5B" w16cex:dateUtc="2026-09-07T19:10:00Z"/>
  <w16cex:commentExtensible w16cex:durableId="1613E6BF" w16cex:dateUtc="2026-09-09T19:16:00Z">
    <w16cex:extLst>
      <w16:ext w16:uri="{CE6994B0-6A32-4C9F-8C6B-6E91EDA988CE}">
        <cr:reactions xmlns:cr="http://schemas.microsoft.com/office/comments/2020/reactions">
          <cr:reaction reactionType="1">
            <cr:reactionInfo dateUtc="2026-09-23T22:53:50Z">
              <cr:user userId="S::mccloskw@oregonstate.edu::b1990487-ee44-4922-b58f-5b2980a02730" userProvider="AD" userName="McCloskey, Ross"/>
            </cr:reactionInfo>
          </cr:reaction>
        </cr:reactions>
      </w16:ext>
    </w16cex:extLst>
  </w16cex:commentExtensible>
  <w16cex:commentExtensible w16cex:durableId="285C1B87" w16cex:dateUtc="2026-09-07T19:33:00Z"/>
  <w16cex:commentExtensible w16cex:durableId="2DB46F20" w16cex:dateUtc="2026-09-09T22:01:00Z">
    <w16cex:extLst>
      <w16:ext w16:uri="{CE6994B0-6A32-4C9F-8C6B-6E91EDA988CE}">
        <cr:reactions xmlns:cr="http://schemas.microsoft.com/office/comments/2020/reactions">
          <cr:reaction reactionType="1">
            <cr:reactionInfo dateUtc="2026-09-23T23:09:57Z">
              <cr:user userId="S::mccloskw@oregonstate.edu::b1990487-ee44-4922-b58f-5b2980a02730" userProvider="AD" userName="McCloskey, Ross"/>
            </cr:reactionInfo>
          </cr:reaction>
        </cr:reactions>
      </w16:ext>
    </w16cex:extLst>
  </w16cex:commentExtensible>
  <w16cex:commentExtensible w16cex:durableId="2526330B" w16cex:dateUtc="2026-09-07T20: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1B268D" w16cid:durableId="03FE2B67"/>
  <w16cid:commentId w16cid:paraId="021223F3" w16cid:durableId="2C3AF867"/>
  <w16cid:commentId w16cid:paraId="796C364A" w16cid:durableId="60EC0075"/>
  <w16cid:commentId w16cid:paraId="5B8443B7" w16cid:durableId="0798161C"/>
  <w16cid:commentId w16cid:paraId="763D8A91" w16cid:durableId="167F67C8"/>
  <w16cid:commentId w16cid:paraId="0A2C9749" w16cid:durableId="60C23C39"/>
  <w16cid:commentId w16cid:paraId="015CBC7A" w16cid:durableId="05340C39"/>
  <w16cid:commentId w16cid:paraId="58AD3185" w16cid:durableId="64FF76D4"/>
  <w16cid:commentId w16cid:paraId="1AEF4160" w16cid:durableId="2D06587C"/>
  <w16cid:commentId w16cid:paraId="5C9098B6" w16cid:durableId="4C2C3F5B"/>
  <w16cid:commentId w16cid:paraId="67D405A5" w16cid:durableId="1613E6BF"/>
  <w16cid:commentId w16cid:paraId="457EC8E9" w16cid:durableId="285C1B87"/>
  <w16cid:commentId w16cid:paraId="3747D993" w16cid:durableId="2DB46F20"/>
  <w16cid:commentId w16cid:paraId="240AE705" w16cid:durableId="2526330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cCloskey, Ross">
    <w15:presenceInfo w15:providerId="AD" w15:userId="S::mccloskw@oregonstate.edu::b1990487-ee44-4922-b58f-5b2980a02730"/>
  </w15:person>
  <w15:person w15:author="Bobay, Luke Andrew">
    <w15:presenceInfo w15:providerId="AD" w15:userId="S::bobayl@oregonstate.edu::51702319-4e48-496d-9001-3f54d6daf0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4F8"/>
    <w:rsid w:val="0000445A"/>
    <w:rsid w:val="00004A73"/>
    <w:rsid w:val="00012023"/>
    <w:rsid w:val="00013228"/>
    <w:rsid w:val="000179E0"/>
    <w:rsid w:val="000329E6"/>
    <w:rsid w:val="0003408B"/>
    <w:rsid w:val="0003588C"/>
    <w:rsid w:val="00036569"/>
    <w:rsid w:val="000422F8"/>
    <w:rsid w:val="00045C30"/>
    <w:rsid w:val="00051023"/>
    <w:rsid w:val="000558F0"/>
    <w:rsid w:val="00056EB0"/>
    <w:rsid w:val="00073331"/>
    <w:rsid w:val="00073AEF"/>
    <w:rsid w:val="0007479F"/>
    <w:rsid w:val="00074A37"/>
    <w:rsid w:val="000A0F1A"/>
    <w:rsid w:val="000B5A07"/>
    <w:rsid w:val="000B5C8B"/>
    <w:rsid w:val="000B6B2C"/>
    <w:rsid w:val="000D2CE3"/>
    <w:rsid w:val="000D2FB7"/>
    <w:rsid w:val="000D6DCD"/>
    <w:rsid w:val="000D6DD6"/>
    <w:rsid w:val="000F5EA2"/>
    <w:rsid w:val="000F5EA3"/>
    <w:rsid w:val="001013FF"/>
    <w:rsid w:val="00110242"/>
    <w:rsid w:val="001269B6"/>
    <w:rsid w:val="0013665A"/>
    <w:rsid w:val="001366D6"/>
    <w:rsid w:val="0014193D"/>
    <w:rsid w:val="0014295B"/>
    <w:rsid w:val="0014628A"/>
    <w:rsid w:val="0015125F"/>
    <w:rsid w:val="00155087"/>
    <w:rsid w:val="00166BB8"/>
    <w:rsid w:val="00166DF3"/>
    <w:rsid w:val="0017120A"/>
    <w:rsid w:val="00174277"/>
    <w:rsid w:val="001813A1"/>
    <w:rsid w:val="001860AC"/>
    <w:rsid w:val="00191EA4"/>
    <w:rsid w:val="00196E2D"/>
    <w:rsid w:val="001A6532"/>
    <w:rsid w:val="001A7C11"/>
    <w:rsid w:val="001C0BC1"/>
    <w:rsid w:val="001C409C"/>
    <w:rsid w:val="001C4787"/>
    <w:rsid w:val="001C4C0F"/>
    <w:rsid w:val="001C555A"/>
    <w:rsid w:val="001D22B8"/>
    <w:rsid w:val="001D7CC3"/>
    <w:rsid w:val="001E0CC7"/>
    <w:rsid w:val="001E3A4F"/>
    <w:rsid w:val="001E3C4B"/>
    <w:rsid w:val="001E3F28"/>
    <w:rsid w:val="001E547D"/>
    <w:rsid w:val="001E6EA3"/>
    <w:rsid w:val="001F3F34"/>
    <w:rsid w:val="001F4A57"/>
    <w:rsid w:val="001F7986"/>
    <w:rsid w:val="0020440C"/>
    <w:rsid w:val="002050D6"/>
    <w:rsid w:val="00217F18"/>
    <w:rsid w:val="002227CA"/>
    <w:rsid w:val="00225EA7"/>
    <w:rsid w:val="00233059"/>
    <w:rsid w:val="00237CA3"/>
    <w:rsid w:val="00241E61"/>
    <w:rsid w:val="00243FA2"/>
    <w:rsid w:val="00263B2A"/>
    <w:rsid w:val="002736F3"/>
    <w:rsid w:val="00273CE5"/>
    <w:rsid w:val="002826AD"/>
    <w:rsid w:val="00285E42"/>
    <w:rsid w:val="002A052D"/>
    <w:rsid w:val="002A2056"/>
    <w:rsid w:val="002B34AD"/>
    <w:rsid w:val="002B3D66"/>
    <w:rsid w:val="002C0601"/>
    <w:rsid w:val="002E4113"/>
    <w:rsid w:val="002E5758"/>
    <w:rsid w:val="002F22CC"/>
    <w:rsid w:val="002F3E81"/>
    <w:rsid w:val="002F589B"/>
    <w:rsid w:val="00304513"/>
    <w:rsid w:val="00312F9D"/>
    <w:rsid w:val="00313446"/>
    <w:rsid w:val="00317731"/>
    <w:rsid w:val="003246A0"/>
    <w:rsid w:val="00340B81"/>
    <w:rsid w:val="003411FF"/>
    <w:rsid w:val="00350629"/>
    <w:rsid w:val="00350BBD"/>
    <w:rsid w:val="003511BE"/>
    <w:rsid w:val="00352F80"/>
    <w:rsid w:val="00355960"/>
    <w:rsid w:val="0036000A"/>
    <w:rsid w:val="003600B0"/>
    <w:rsid w:val="00361B67"/>
    <w:rsid w:val="0036218E"/>
    <w:rsid w:val="003647AC"/>
    <w:rsid w:val="00374B65"/>
    <w:rsid w:val="00381A32"/>
    <w:rsid w:val="00393369"/>
    <w:rsid w:val="003A45A1"/>
    <w:rsid w:val="003A6427"/>
    <w:rsid w:val="003A7D45"/>
    <w:rsid w:val="003B724D"/>
    <w:rsid w:val="003C55F5"/>
    <w:rsid w:val="003D309B"/>
    <w:rsid w:val="003D3264"/>
    <w:rsid w:val="003F0B83"/>
    <w:rsid w:val="003F65FE"/>
    <w:rsid w:val="004024BE"/>
    <w:rsid w:val="00410471"/>
    <w:rsid w:val="004113AA"/>
    <w:rsid w:val="00413B61"/>
    <w:rsid w:val="00416033"/>
    <w:rsid w:val="00417D09"/>
    <w:rsid w:val="00434324"/>
    <w:rsid w:val="00435BD1"/>
    <w:rsid w:val="00435F79"/>
    <w:rsid w:val="00441A53"/>
    <w:rsid w:val="004460CF"/>
    <w:rsid w:val="004511A7"/>
    <w:rsid w:val="00455278"/>
    <w:rsid w:val="004575B7"/>
    <w:rsid w:val="00461BB9"/>
    <w:rsid w:val="00461FBA"/>
    <w:rsid w:val="004638C0"/>
    <w:rsid w:val="00464F86"/>
    <w:rsid w:val="00467331"/>
    <w:rsid w:val="00480665"/>
    <w:rsid w:val="00485379"/>
    <w:rsid w:val="004879F4"/>
    <w:rsid w:val="004901C2"/>
    <w:rsid w:val="00490E2C"/>
    <w:rsid w:val="00494261"/>
    <w:rsid w:val="00495D22"/>
    <w:rsid w:val="004A0FB5"/>
    <w:rsid w:val="004A601C"/>
    <w:rsid w:val="004A6767"/>
    <w:rsid w:val="004A6905"/>
    <w:rsid w:val="004B2CB6"/>
    <w:rsid w:val="004C7D48"/>
    <w:rsid w:val="004D2F54"/>
    <w:rsid w:val="004D4BD4"/>
    <w:rsid w:val="004E0B71"/>
    <w:rsid w:val="004E11AC"/>
    <w:rsid w:val="004E12CD"/>
    <w:rsid w:val="004E24A9"/>
    <w:rsid w:val="004F62F3"/>
    <w:rsid w:val="00501607"/>
    <w:rsid w:val="005053B5"/>
    <w:rsid w:val="005067C5"/>
    <w:rsid w:val="0050797B"/>
    <w:rsid w:val="00514F21"/>
    <w:rsid w:val="005166E6"/>
    <w:rsid w:val="00520973"/>
    <w:rsid w:val="005228C5"/>
    <w:rsid w:val="00525C19"/>
    <w:rsid w:val="00530038"/>
    <w:rsid w:val="00532A6C"/>
    <w:rsid w:val="00532D42"/>
    <w:rsid w:val="005418C8"/>
    <w:rsid w:val="00543FCD"/>
    <w:rsid w:val="005472BE"/>
    <w:rsid w:val="00553F2A"/>
    <w:rsid w:val="00556910"/>
    <w:rsid w:val="00563F50"/>
    <w:rsid w:val="00565CF9"/>
    <w:rsid w:val="00576703"/>
    <w:rsid w:val="00584331"/>
    <w:rsid w:val="005945D2"/>
    <w:rsid w:val="005949EB"/>
    <w:rsid w:val="0059642C"/>
    <w:rsid w:val="005A3085"/>
    <w:rsid w:val="005A34F0"/>
    <w:rsid w:val="005A7978"/>
    <w:rsid w:val="005B050C"/>
    <w:rsid w:val="005B1264"/>
    <w:rsid w:val="005B3622"/>
    <w:rsid w:val="005B6DC3"/>
    <w:rsid w:val="005D1578"/>
    <w:rsid w:val="005E0081"/>
    <w:rsid w:val="005E116B"/>
    <w:rsid w:val="005E284A"/>
    <w:rsid w:val="005E384D"/>
    <w:rsid w:val="005E508C"/>
    <w:rsid w:val="005E656F"/>
    <w:rsid w:val="00614027"/>
    <w:rsid w:val="00614ADF"/>
    <w:rsid w:val="006156FD"/>
    <w:rsid w:val="00621A53"/>
    <w:rsid w:val="00624A4D"/>
    <w:rsid w:val="00624A54"/>
    <w:rsid w:val="0062773F"/>
    <w:rsid w:val="00633FF4"/>
    <w:rsid w:val="00635AEA"/>
    <w:rsid w:val="00642639"/>
    <w:rsid w:val="006429C0"/>
    <w:rsid w:val="00643520"/>
    <w:rsid w:val="00650D3A"/>
    <w:rsid w:val="00655DF5"/>
    <w:rsid w:val="0066049B"/>
    <w:rsid w:val="00661AD6"/>
    <w:rsid w:val="00663747"/>
    <w:rsid w:val="0066583C"/>
    <w:rsid w:val="00666F7B"/>
    <w:rsid w:val="00674F8F"/>
    <w:rsid w:val="00680E34"/>
    <w:rsid w:val="006811CA"/>
    <w:rsid w:val="00682E3B"/>
    <w:rsid w:val="006878C0"/>
    <w:rsid w:val="006955A6"/>
    <w:rsid w:val="006A441B"/>
    <w:rsid w:val="006A5A52"/>
    <w:rsid w:val="006B0B32"/>
    <w:rsid w:val="006B54D7"/>
    <w:rsid w:val="006D38F2"/>
    <w:rsid w:val="006D744D"/>
    <w:rsid w:val="006E7A6D"/>
    <w:rsid w:val="006F1965"/>
    <w:rsid w:val="0070270B"/>
    <w:rsid w:val="00705ECA"/>
    <w:rsid w:val="00716D2E"/>
    <w:rsid w:val="00724926"/>
    <w:rsid w:val="007254ED"/>
    <w:rsid w:val="0075057E"/>
    <w:rsid w:val="007506CF"/>
    <w:rsid w:val="00752993"/>
    <w:rsid w:val="00756C9B"/>
    <w:rsid w:val="007622CC"/>
    <w:rsid w:val="00762702"/>
    <w:rsid w:val="007638DF"/>
    <w:rsid w:val="0077607F"/>
    <w:rsid w:val="00785AF0"/>
    <w:rsid w:val="00794531"/>
    <w:rsid w:val="00796201"/>
    <w:rsid w:val="007A42CB"/>
    <w:rsid w:val="007A52BF"/>
    <w:rsid w:val="007B2B8A"/>
    <w:rsid w:val="007B44F8"/>
    <w:rsid w:val="007B7E8F"/>
    <w:rsid w:val="007C71F7"/>
    <w:rsid w:val="007D02B3"/>
    <w:rsid w:val="007D245A"/>
    <w:rsid w:val="007D3CA1"/>
    <w:rsid w:val="007E0ACC"/>
    <w:rsid w:val="007E130E"/>
    <w:rsid w:val="007E7589"/>
    <w:rsid w:val="00824841"/>
    <w:rsid w:val="00824FEC"/>
    <w:rsid w:val="0082539F"/>
    <w:rsid w:val="00826689"/>
    <w:rsid w:val="00826A33"/>
    <w:rsid w:val="0083671B"/>
    <w:rsid w:val="008518D4"/>
    <w:rsid w:val="00851E58"/>
    <w:rsid w:val="00852AFF"/>
    <w:rsid w:val="008544F1"/>
    <w:rsid w:val="00855538"/>
    <w:rsid w:val="00860CF6"/>
    <w:rsid w:val="00860E67"/>
    <w:rsid w:val="008634A9"/>
    <w:rsid w:val="00883932"/>
    <w:rsid w:val="00884195"/>
    <w:rsid w:val="0088423C"/>
    <w:rsid w:val="0089170B"/>
    <w:rsid w:val="008A109A"/>
    <w:rsid w:val="008A2030"/>
    <w:rsid w:val="008C3CA6"/>
    <w:rsid w:val="008C6B01"/>
    <w:rsid w:val="008D5367"/>
    <w:rsid w:val="008D53EF"/>
    <w:rsid w:val="008E0B6D"/>
    <w:rsid w:val="008E1B9B"/>
    <w:rsid w:val="008E22A0"/>
    <w:rsid w:val="008E419C"/>
    <w:rsid w:val="008F01FB"/>
    <w:rsid w:val="008F02B9"/>
    <w:rsid w:val="008F647F"/>
    <w:rsid w:val="0090034F"/>
    <w:rsid w:val="00903865"/>
    <w:rsid w:val="00905D9C"/>
    <w:rsid w:val="00910101"/>
    <w:rsid w:val="00920410"/>
    <w:rsid w:val="00931014"/>
    <w:rsid w:val="00943701"/>
    <w:rsid w:val="00945CA1"/>
    <w:rsid w:val="00956532"/>
    <w:rsid w:val="00956633"/>
    <w:rsid w:val="009625C6"/>
    <w:rsid w:val="009733A8"/>
    <w:rsid w:val="00974EBE"/>
    <w:rsid w:val="00980989"/>
    <w:rsid w:val="009810B7"/>
    <w:rsid w:val="00992616"/>
    <w:rsid w:val="009948C8"/>
    <w:rsid w:val="00995CD2"/>
    <w:rsid w:val="009960A4"/>
    <w:rsid w:val="009A6271"/>
    <w:rsid w:val="009B00D7"/>
    <w:rsid w:val="009B20E9"/>
    <w:rsid w:val="009B332C"/>
    <w:rsid w:val="009B4152"/>
    <w:rsid w:val="009B539C"/>
    <w:rsid w:val="009B72BE"/>
    <w:rsid w:val="009C4C74"/>
    <w:rsid w:val="009D0E39"/>
    <w:rsid w:val="009D1D41"/>
    <w:rsid w:val="009D242D"/>
    <w:rsid w:val="009E1419"/>
    <w:rsid w:val="009E2A8B"/>
    <w:rsid w:val="009E52C4"/>
    <w:rsid w:val="009E7309"/>
    <w:rsid w:val="009F702D"/>
    <w:rsid w:val="009F7822"/>
    <w:rsid w:val="00A012AB"/>
    <w:rsid w:val="00A032CD"/>
    <w:rsid w:val="00A04473"/>
    <w:rsid w:val="00A155FE"/>
    <w:rsid w:val="00A2677C"/>
    <w:rsid w:val="00A26F1E"/>
    <w:rsid w:val="00A31F5D"/>
    <w:rsid w:val="00A361A5"/>
    <w:rsid w:val="00A40481"/>
    <w:rsid w:val="00A449D3"/>
    <w:rsid w:val="00A50F1D"/>
    <w:rsid w:val="00A5340A"/>
    <w:rsid w:val="00A545DE"/>
    <w:rsid w:val="00A56D18"/>
    <w:rsid w:val="00A64097"/>
    <w:rsid w:val="00A71194"/>
    <w:rsid w:val="00A7263A"/>
    <w:rsid w:val="00A81F94"/>
    <w:rsid w:val="00A87C92"/>
    <w:rsid w:val="00A95481"/>
    <w:rsid w:val="00A9626B"/>
    <w:rsid w:val="00AA191D"/>
    <w:rsid w:val="00AA28D8"/>
    <w:rsid w:val="00AC0329"/>
    <w:rsid w:val="00AC5338"/>
    <w:rsid w:val="00AD12FC"/>
    <w:rsid w:val="00AD5ABC"/>
    <w:rsid w:val="00AD6022"/>
    <w:rsid w:val="00AD6F4E"/>
    <w:rsid w:val="00AE209F"/>
    <w:rsid w:val="00AE2126"/>
    <w:rsid w:val="00AE7159"/>
    <w:rsid w:val="00AF036C"/>
    <w:rsid w:val="00AF0685"/>
    <w:rsid w:val="00AF2B2A"/>
    <w:rsid w:val="00AF7B28"/>
    <w:rsid w:val="00B018DE"/>
    <w:rsid w:val="00B16C42"/>
    <w:rsid w:val="00B16F79"/>
    <w:rsid w:val="00B37C7A"/>
    <w:rsid w:val="00B40B38"/>
    <w:rsid w:val="00B41A14"/>
    <w:rsid w:val="00B57A56"/>
    <w:rsid w:val="00B601DD"/>
    <w:rsid w:val="00B61E31"/>
    <w:rsid w:val="00B64419"/>
    <w:rsid w:val="00B65034"/>
    <w:rsid w:val="00B7062D"/>
    <w:rsid w:val="00B85AD5"/>
    <w:rsid w:val="00BA11AD"/>
    <w:rsid w:val="00BA2B40"/>
    <w:rsid w:val="00BA6212"/>
    <w:rsid w:val="00BA6ADE"/>
    <w:rsid w:val="00BB343F"/>
    <w:rsid w:val="00BB3B43"/>
    <w:rsid w:val="00BC019A"/>
    <w:rsid w:val="00BC560D"/>
    <w:rsid w:val="00BD5624"/>
    <w:rsid w:val="00C04DA1"/>
    <w:rsid w:val="00C138B4"/>
    <w:rsid w:val="00C147F1"/>
    <w:rsid w:val="00C21F7C"/>
    <w:rsid w:val="00C2372B"/>
    <w:rsid w:val="00C27AC9"/>
    <w:rsid w:val="00C32911"/>
    <w:rsid w:val="00C42AB6"/>
    <w:rsid w:val="00C43565"/>
    <w:rsid w:val="00C4544A"/>
    <w:rsid w:val="00C461B9"/>
    <w:rsid w:val="00C532A5"/>
    <w:rsid w:val="00C6078B"/>
    <w:rsid w:val="00C6190C"/>
    <w:rsid w:val="00C637AC"/>
    <w:rsid w:val="00C660BE"/>
    <w:rsid w:val="00C708CB"/>
    <w:rsid w:val="00C81B12"/>
    <w:rsid w:val="00C903B8"/>
    <w:rsid w:val="00C90B8A"/>
    <w:rsid w:val="00C94D00"/>
    <w:rsid w:val="00C97163"/>
    <w:rsid w:val="00CA1CE2"/>
    <w:rsid w:val="00CA286B"/>
    <w:rsid w:val="00CA788F"/>
    <w:rsid w:val="00CB0420"/>
    <w:rsid w:val="00CB5111"/>
    <w:rsid w:val="00CB7566"/>
    <w:rsid w:val="00CC24C0"/>
    <w:rsid w:val="00CC2B07"/>
    <w:rsid w:val="00CC3AC6"/>
    <w:rsid w:val="00CC6883"/>
    <w:rsid w:val="00CD5097"/>
    <w:rsid w:val="00CE2FC6"/>
    <w:rsid w:val="00CF1DE3"/>
    <w:rsid w:val="00CF67AE"/>
    <w:rsid w:val="00CF67EC"/>
    <w:rsid w:val="00D04EA2"/>
    <w:rsid w:val="00D1643A"/>
    <w:rsid w:val="00D30611"/>
    <w:rsid w:val="00D367E1"/>
    <w:rsid w:val="00D431E7"/>
    <w:rsid w:val="00D45259"/>
    <w:rsid w:val="00D50AF7"/>
    <w:rsid w:val="00D53C02"/>
    <w:rsid w:val="00D558C1"/>
    <w:rsid w:val="00D612C2"/>
    <w:rsid w:val="00D61FDF"/>
    <w:rsid w:val="00D7240E"/>
    <w:rsid w:val="00D8138A"/>
    <w:rsid w:val="00D81E20"/>
    <w:rsid w:val="00D82DA2"/>
    <w:rsid w:val="00D85B67"/>
    <w:rsid w:val="00D87B9A"/>
    <w:rsid w:val="00D919C0"/>
    <w:rsid w:val="00D93053"/>
    <w:rsid w:val="00D95383"/>
    <w:rsid w:val="00DA06BA"/>
    <w:rsid w:val="00DA2CC1"/>
    <w:rsid w:val="00DA3FB4"/>
    <w:rsid w:val="00DB03FC"/>
    <w:rsid w:val="00DB6493"/>
    <w:rsid w:val="00DC2FF2"/>
    <w:rsid w:val="00DC31EE"/>
    <w:rsid w:val="00DC6AC2"/>
    <w:rsid w:val="00DD7E7D"/>
    <w:rsid w:val="00DD7F22"/>
    <w:rsid w:val="00DE1D8D"/>
    <w:rsid w:val="00DF4B39"/>
    <w:rsid w:val="00DF592A"/>
    <w:rsid w:val="00DF623E"/>
    <w:rsid w:val="00E0136F"/>
    <w:rsid w:val="00E04C54"/>
    <w:rsid w:val="00E11EF5"/>
    <w:rsid w:val="00E168AC"/>
    <w:rsid w:val="00E2095F"/>
    <w:rsid w:val="00E25554"/>
    <w:rsid w:val="00E313CA"/>
    <w:rsid w:val="00E42CE3"/>
    <w:rsid w:val="00E47FCA"/>
    <w:rsid w:val="00E637F1"/>
    <w:rsid w:val="00E64DEF"/>
    <w:rsid w:val="00E6748D"/>
    <w:rsid w:val="00E76AEB"/>
    <w:rsid w:val="00E76FA3"/>
    <w:rsid w:val="00E82058"/>
    <w:rsid w:val="00E82241"/>
    <w:rsid w:val="00E82C62"/>
    <w:rsid w:val="00E86440"/>
    <w:rsid w:val="00EA43BE"/>
    <w:rsid w:val="00EA4AC4"/>
    <w:rsid w:val="00EA7BA1"/>
    <w:rsid w:val="00EB22A2"/>
    <w:rsid w:val="00EB5A95"/>
    <w:rsid w:val="00ED380A"/>
    <w:rsid w:val="00ED4071"/>
    <w:rsid w:val="00ED4280"/>
    <w:rsid w:val="00ED46FB"/>
    <w:rsid w:val="00EF39E9"/>
    <w:rsid w:val="00EF6175"/>
    <w:rsid w:val="00F058F4"/>
    <w:rsid w:val="00F07445"/>
    <w:rsid w:val="00F07BFB"/>
    <w:rsid w:val="00F109BB"/>
    <w:rsid w:val="00F116D9"/>
    <w:rsid w:val="00F22043"/>
    <w:rsid w:val="00F25CA3"/>
    <w:rsid w:val="00F331B9"/>
    <w:rsid w:val="00F33370"/>
    <w:rsid w:val="00F4306C"/>
    <w:rsid w:val="00F53015"/>
    <w:rsid w:val="00F53EA2"/>
    <w:rsid w:val="00F5410F"/>
    <w:rsid w:val="00F55037"/>
    <w:rsid w:val="00F61F58"/>
    <w:rsid w:val="00F64BA4"/>
    <w:rsid w:val="00F66332"/>
    <w:rsid w:val="00F7246C"/>
    <w:rsid w:val="00F81DB1"/>
    <w:rsid w:val="00F8449D"/>
    <w:rsid w:val="00F905C9"/>
    <w:rsid w:val="00F91699"/>
    <w:rsid w:val="00F91ED4"/>
    <w:rsid w:val="00F951F4"/>
    <w:rsid w:val="00F96063"/>
    <w:rsid w:val="00FA2EDA"/>
    <w:rsid w:val="00FB37D5"/>
    <w:rsid w:val="00FB6252"/>
    <w:rsid w:val="00FB680D"/>
    <w:rsid w:val="00FC169F"/>
    <w:rsid w:val="00FC5FF9"/>
    <w:rsid w:val="00FC6C5D"/>
    <w:rsid w:val="00FD0F93"/>
    <w:rsid w:val="00FD378B"/>
    <w:rsid w:val="00FF2FCA"/>
    <w:rsid w:val="00FF5D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57AB6"/>
  <w15:chartTrackingRefBased/>
  <w15:docId w15:val="{C4688E3E-8EFE-452B-A97D-13D720BC2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E61"/>
    <w:pPr>
      <w:spacing w:line="240" w:lineRule="auto"/>
    </w:pPr>
    <w:rPr>
      <w:rFonts w:ascii="Times New Roman" w:hAnsi="Times New Roman" w:cs="Times New Roman"/>
    </w:rPr>
  </w:style>
  <w:style w:type="paragraph" w:styleId="Heading1">
    <w:name w:val="heading 1"/>
    <w:basedOn w:val="Normal"/>
    <w:next w:val="Normal"/>
    <w:link w:val="Heading1Char"/>
    <w:uiPriority w:val="9"/>
    <w:qFormat/>
    <w:rsid w:val="00434324"/>
    <w:pPr>
      <w:outlineLvl w:val="0"/>
    </w:pPr>
    <w:rPr>
      <w:b/>
      <w:bCs/>
    </w:rPr>
  </w:style>
  <w:style w:type="paragraph" w:styleId="Heading2">
    <w:name w:val="heading 2"/>
    <w:basedOn w:val="Normal"/>
    <w:next w:val="Normal"/>
    <w:link w:val="Heading2Char"/>
    <w:uiPriority w:val="9"/>
    <w:unhideWhenUsed/>
    <w:qFormat/>
    <w:rsid w:val="00434324"/>
    <w:pPr>
      <w:keepNext/>
      <w:keepLines/>
      <w:spacing w:before="160" w:after="80"/>
      <w:outlineLvl w:val="1"/>
    </w:pPr>
    <w:rPr>
      <w:rFonts w:eastAsiaTheme="majorEastAsia"/>
      <w:b/>
      <w:bCs/>
      <w:color w:val="000000" w:themeColor="text1"/>
    </w:rPr>
  </w:style>
  <w:style w:type="paragraph" w:styleId="Heading3">
    <w:name w:val="heading 3"/>
    <w:basedOn w:val="Normal"/>
    <w:next w:val="Normal"/>
    <w:link w:val="Heading3Char"/>
    <w:uiPriority w:val="9"/>
    <w:semiHidden/>
    <w:unhideWhenUsed/>
    <w:qFormat/>
    <w:rsid w:val="007B44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44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44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44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4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4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4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324"/>
    <w:rPr>
      <w:rFonts w:ascii="Times New Roman" w:hAnsi="Times New Roman" w:cs="Times New Roman"/>
      <w:b/>
      <w:bCs/>
    </w:rPr>
  </w:style>
  <w:style w:type="character" w:customStyle="1" w:styleId="Heading2Char">
    <w:name w:val="Heading 2 Char"/>
    <w:basedOn w:val="DefaultParagraphFont"/>
    <w:link w:val="Heading2"/>
    <w:uiPriority w:val="9"/>
    <w:rsid w:val="00434324"/>
    <w:rPr>
      <w:rFonts w:ascii="Times New Roman" w:eastAsiaTheme="majorEastAsia" w:hAnsi="Times New Roman" w:cs="Times New Roman"/>
      <w:b/>
      <w:bCs/>
      <w:color w:val="000000" w:themeColor="text1"/>
    </w:rPr>
  </w:style>
  <w:style w:type="character" w:customStyle="1" w:styleId="Heading3Char">
    <w:name w:val="Heading 3 Char"/>
    <w:basedOn w:val="DefaultParagraphFont"/>
    <w:link w:val="Heading3"/>
    <w:uiPriority w:val="9"/>
    <w:semiHidden/>
    <w:rsid w:val="007B44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44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44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44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4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4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4F8"/>
    <w:rPr>
      <w:rFonts w:eastAsiaTheme="majorEastAsia" w:cstheme="majorBidi"/>
      <w:color w:val="272727" w:themeColor="text1" w:themeTint="D8"/>
    </w:rPr>
  </w:style>
  <w:style w:type="paragraph" w:styleId="Title">
    <w:name w:val="Title"/>
    <w:basedOn w:val="Normal"/>
    <w:next w:val="Normal"/>
    <w:link w:val="TitleChar"/>
    <w:uiPriority w:val="10"/>
    <w:qFormat/>
    <w:rsid w:val="0014295B"/>
    <w:pPr>
      <w:spacing w:after="80"/>
      <w:contextualSpacing/>
      <w:jc w:val="center"/>
    </w:pPr>
    <w:rPr>
      <w:rFonts w:eastAsiaTheme="majorEastAsia"/>
      <w:b/>
      <w:bCs/>
      <w:spacing w:val="-10"/>
      <w:kern w:val="28"/>
      <w:sz w:val="32"/>
      <w:szCs w:val="32"/>
    </w:rPr>
  </w:style>
  <w:style w:type="character" w:customStyle="1" w:styleId="TitleChar">
    <w:name w:val="Title Char"/>
    <w:basedOn w:val="DefaultParagraphFont"/>
    <w:link w:val="Title"/>
    <w:uiPriority w:val="10"/>
    <w:rsid w:val="0014295B"/>
    <w:rPr>
      <w:rFonts w:ascii="Times New Roman" w:eastAsiaTheme="majorEastAsia" w:hAnsi="Times New Roman" w:cs="Times New Roman"/>
      <w:b/>
      <w:bCs/>
      <w:spacing w:val="-10"/>
      <w:kern w:val="28"/>
      <w:sz w:val="32"/>
      <w:szCs w:val="32"/>
    </w:rPr>
  </w:style>
  <w:style w:type="paragraph" w:styleId="Subtitle">
    <w:name w:val="Subtitle"/>
    <w:basedOn w:val="Normal"/>
    <w:next w:val="Normal"/>
    <w:link w:val="SubtitleChar"/>
    <w:uiPriority w:val="11"/>
    <w:qFormat/>
    <w:rsid w:val="007B44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4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4F8"/>
    <w:pPr>
      <w:spacing w:before="160"/>
      <w:jc w:val="center"/>
    </w:pPr>
    <w:rPr>
      <w:i/>
      <w:iCs/>
      <w:color w:val="404040" w:themeColor="text1" w:themeTint="BF"/>
    </w:rPr>
  </w:style>
  <w:style w:type="character" w:customStyle="1" w:styleId="QuoteChar">
    <w:name w:val="Quote Char"/>
    <w:basedOn w:val="DefaultParagraphFont"/>
    <w:link w:val="Quote"/>
    <w:uiPriority w:val="29"/>
    <w:rsid w:val="007B44F8"/>
    <w:rPr>
      <w:i/>
      <w:iCs/>
      <w:color w:val="404040" w:themeColor="text1" w:themeTint="BF"/>
    </w:rPr>
  </w:style>
  <w:style w:type="paragraph" w:styleId="ListParagraph">
    <w:name w:val="List Paragraph"/>
    <w:basedOn w:val="Normal"/>
    <w:uiPriority w:val="34"/>
    <w:qFormat/>
    <w:rsid w:val="007B44F8"/>
    <w:pPr>
      <w:ind w:left="720"/>
      <w:contextualSpacing/>
    </w:pPr>
  </w:style>
  <w:style w:type="character" w:styleId="IntenseEmphasis">
    <w:name w:val="Intense Emphasis"/>
    <w:basedOn w:val="DefaultParagraphFont"/>
    <w:uiPriority w:val="21"/>
    <w:qFormat/>
    <w:rsid w:val="007B44F8"/>
    <w:rPr>
      <w:i/>
      <w:iCs/>
      <w:color w:val="0F4761" w:themeColor="accent1" w:themeShade="BF"/>
    </w:rPr>
  </w:style>
  <w:style w:type="paragraph" w:styleId="IntenseQuote">
    <w:name w:val="Intense Quote"/>
    <w:basedOn w:val="Normal"/>
    <w:next w:val="Normal"/>
    <w:link w:val="IntenseQuoteChar"/>
    <w:uiPriority w:val="30"/>
    <w:qFormat/>
    <w:rsid w:val="007B44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44F8"/>
    <w:rPr>
      <w:i/>
      <w:iCs/>
      <w:color w:val="0F4761" w:themeColor="accent1" w:themeShade="BF"/>
    </w:rPr>
  </w:style>
  <w:style w:type="character" w:styleId="IntenseReference">
    <w:name w:val="Intense Reference"/>
    <w:basedOn w:val="DefaultParagraphFont"/>
    <w:uiPriority w:val="32"/>
    <w:qFormat/>
    <w:rsid w:val="007B44F8"/>
    <w:rPr>
      <w:b/>
      <w:bCs/>
      <w:smallCaps/>
      <w:color w:val="0F4761" w:themeColor="accent1" w:themeShade="BF"/>
      <w:spacing w:val="5"/>
    </w:rPr>
  </w:style>
  <w:style w:type="paragraph" w:customStyle="1" w:styleId="AuthorList">
    <w:name w:val="Author List"/>
    <w:aliases w:val="Keywords,Abstract"/>
    <w:basedOn w:val="Subtitle"/>
    <w:next w:val="Normal"/>
    <w:uiPriority w:val="1"/>
    <w:qFormat/>
    <w:rsid w:val="003600B0"/>
    <w:pPr>
      <w:numPr>
        <w:ilvl w:val="0"/>
      </w:numPr>
      <w:spacing w:before="240" w:after="240"/>
    </w:pPr>
    <w:rPr>
      <w:rFonts w:eastAsiaTheme="minorHAnsi" w:cs="Times New Roman"/>
      <w:b/>
      <w:color w:val="auto"/>
      <w:spacing w:val="0"/>
      <w:kern w:val="0"/>
      <w:sz w:val="24"/>
      <w:szCs w:val="24"/>
      <w14:ligatures w14:val="none"/>
    </w:rPr>
  </w:style>
  <w:style w:type="character" w:styleId="CommentReference">
    <w:name w:val="annotation reference"/>
    <w:basedOn w:val="DefaultParagraphFont"/>
    <w:uiPriority w:val="99"/>
    <w:semiHidden/>
    <w:unhideWhenUsed/>
    <w:rsid w:val="00FC169F"/>
    <w:rPr>
      <w:sz w:val="16"/>
      <w:szCs w:val="16"/>
    </w:rPr>
  </w:style>
  <w:style w:type="paragraph" w:styleId="CommentText">
    <w:name w:val="annotation text"/>
    <w:basedOn w:val="Normal"/>
    <w:link w:val="CommentTextChar"/>
    <w:uiPriority w:val="99"/>
    <w:unhideWhenUsed/>
    <w:rsid w:val="00FC169F"/>
    <w:rPr>
      <w:sz w:val="20"/>
      <w:szCs w:val="20"/>
    </w:rPr>
  </w:style>
  <w:style w:type="character" w:customStyle="1" w:styleId="CommentTextChar">
    <w:name w:val="Comment Text Char"/>
    <w:basedOn w:val="DefaultParagraphFont"/>
    <w:link w:val="CommentText"/>
    <w:uiPriority w:val="99"/>
    <w:rsid w:val="00FC169F"/>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C169F"/>
    <w:rPr>
      <w:b/>
      <w:bCs/>
    </w:rPr>
  </w:style>
  <w:style w:type="character" w:customStyle="1" w:styleId="CommentSubjectChar">
    <w:name w:val="Comment Subject Char"/>
    <w:basedOn w:val="CommentTextChar"/>
    <w:link w:val="CommentSubject"/>
    <w:uiPriority w:val="99"/>
    <w:semiHidden/>
    <w:rsid w:val="00FC169F"/>
    <w:rPr>
      <w:rFonts w:ascii="Times New Roman" w:hAnsi="Times New Roman" w:cs="Times New Roman"/>
      <w:b/>
      <w:bCs/>
      <w:sz w:val="20"/>
      <w:szCs w:val="20"/>
    </w:rPr>
  </w:style>
  <w:style w:type="character" w:styleId="Hyperlink">
    <w:name w:val="Hyperlink"/>
    <w:basedOn w:val="DefaultParagraphFont"/>
    <w:uiPriority w:val="99"/>
    <w:unhideWhenUsed/>
    <w:rsid w:val="00A5340A"/>
    <w:rPr>
      <w:color w:val="467886" w:themeColor="hyperlink"/>
      <w:u w:val="single"/>
    </w:rPr>
  </w:style>
  <w:style w:type="character" w:styleId="UnresolvedMention">
    <w:name w:val="Unresolved Mention"/>
    <w:basedOn w:val="DefaultParagraphFont"/>
    <w:uiPriority w:val="99"/>
    <w:semiHidden/>
    <w:unhideWhenUsed/>
    <w:rsid w:val="00A5340A"/>
    <w:rPr>
      <w:color w:val="605E5C"/>
      <w:shd w:val="clear" w:color="auto" w:fill="E1DFDD"/>
    </w:rPr>
  </w:style>
  <w:style w:type="character" w:styleId="LineNumber">
    <w:name w:val="line number"/>
    <w:basedOn w:val="DefaultParagraphFont"/>
    <w:uiPriority w:val="99"/>
    <w:semiHidden/>
    <w:unhideWhenUsed/>
    <w:rsid w:val="00361B67"/>
  </w:style>
  <w:style w:type="paragraph" w:styleId="Revision">
    <w:name w:val="Revision"/>
    <w:hidden/>
    <w:uiPriority w:val="99"/>
    <w:semiHidden/>
    <w:rsid w:val="0015125F"/>
    <w:pPr>
      <w:spacing w:after="0" w:line="240" w:lineRule="auto"/>
    </w:pPr>
    <w:rPr>
      <w:rFonts w:ascii="Times New Roman" w:hAnsi="Times New Roman" w:cs="Times New Roman"/>
    </w:rPr>
  </w:style>
  <w:style w:type="character" w:styleId="PlaceholderText">
    <w:name w:val="Placeholder Text"/>
    <w:basedOn w:val="DefaultParagraphFont"/>
    <w:uiPriority w:val="99"/>
    <w:semiHidden/>
    <w:rsid w:val="00BA2B40"/>
    <w:rPr>
      <w:color w:val="666666"/>
    </w:rPr>
  </w:style>
  <w:style w:type="paragraph" w:styleId="Bibliography">
    <w:name w:val="Bibliography"/>
    <w:basedOn w:val="Normal"/>
    <w:next w:val="Normal"/>
    <w:uiPriority w:val="37"/>
    <w:semiHidden/>
    <w:unhideWhenUsed/>
    <w:rsid w:val="00004A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66AE4D-B9CA-4F02-9CD6-274F100AAB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6852</TotalTime>
  <Pages>9</Pages>
  <Words>13817</Words>
  <Characters>78763</Characters>
  <Application>Microsoft Office Word</Application>
  <DocSecurity>0</DocSecurity>
  <Lines>656</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McCloskey, Ross</dc:creator>
  <cp:keywords/>
  <dc:description/>
  <cp:lastModifiedBy>McCloskey, Ross</cp:lastModifiedBy>
  <cp:revision>384</cp:revision>
  <dcterms:created xsi:type="dcterms:W3CDTF">2026-05-12T20:59:00Z</dcterms:created>
  <dcterms:modified xsi:type="dcterms:W3CDTF">2026-09-23T23:10:00Z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id="Wa0IZitr"/&gt;&lt;style id="http://www.zotero.org/styles/frontiers-in-marine-science" hasBibliography="1" bibliographyStyleHasBeenSet="1"/&gt;&lt;prefs&gt;&lt;pref name="fieldType" value="Field"/&gt;&lt;/prefs&gt;&lt;/data&gt;</vt:lpwstr>
  </property>
</Properties>
</file>